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F1EC6" w14:textId="77777777" w:rsidR="004429E4" w:rsidRDefault="004429E4"/>
    <w:p w14:paraId="33B74AC6" w14:textId="77777777" w:rsidR="004429E4" w:rsidRDefault="004429E4"/>
    <w:p w14:paraId="19BC508B" w14:textId="173E02AB" w:rsidR="004429E4" w:rsidRDefault="006B7431">
      <w:pPr>
        <w:spacing w:after="160" w:line="259" w:lineRule="auto"/>
        <w:rPr>
          <w:rFonts w:ascii="Aptos" w:eastAsia="Aptos" w:hAnsi="Aptos" w:cs="Aptos"/>
        </w:rPr>
      </w:pPr>
      <w:r>
        <w:rPr>
          <w:rFonts w:ascii="Aptos" w:eastAsia="Aptos" w:hAnsi="Aptos" w:cs="Aptos"/>
          <w:b/>
        </w:rPr>
        <w:t>Meta Title:</w:t>
      </w:r>
      <w:r>
        <w:rPr>
          <w:rFonts w:ascii="Aptos" w:eastAsia="Aptos" w:hAnsi="Aptos" w:cs="Aptos"/>
        </w:rPr>
        <w:t xml:space="preserve"> Reliable </w:t>
      </w:r>
      <w:r w:rsidR="003D5A8B" w:rsidRPr="003D5A8B">
        <w:rPr>
          <w:rFonts w:ascii="Aptos" w:eastAsia="Aptos" w:hAnsi="Aptos" w:cs="Aptos"/>
        </w:rPr>
        <w:t xml:space="preserve">Website Design &amp; Development Agency Dubai </w:t>
      </w:r>
      <w:r>
        <w:rPr>
          <w:rFonts w:ascii="Aptos" w:eastAsia="Aptos" w:hAnsi="Aptos" w:cs="Aptos"/>
        </w:rPr>
        <w:t>|</w:t>
      </w:r>
      <w:r w:rsidR="003D5A8B">
        <w:rPr>
          <w:rFonts w:ascii="Aptos" w:eastAsia="Aptos" w:hAnsi="Aptos" w:cs="Aptos"/>
        </w:rPr>
        <w:t xml:space="preserve"> Reach Us</w:t>
      </w:r>
    </w:p>
    <w:p w14:paraId="686AAA54" w14:textId="5EB57F9B" w:rsidR="004429E4" w:rsidRDefault="006B7431">
      <w:pPr>
        <w:spacing w:after="160" w:line="259" w:lineRule="auto"/>
        <w:rPr>
          <w:rFonts w:ascii="Aptos" w:eastAsia="Aptos" w:hAnsi="Aptos" w:cs="Aptos"/>
        </w:rPr>
      </w:pPr>
      <w:r>
        <w:rPr>
          <w:rFonts w:ascii="Aptos" w:eastAsia="Aptos" w:hAnsi="Aptos" w:cs="Aptos"/>
          <w:b/>
        </w:rPr>
        <w:t>Meta Description:</w:t>
      </w:r>
      <w:r>
        <w:rPr>
          <w:rFonts w:ascii="Aptos" w:eastAsia="Aptos" w:hAnsi="Aptos" w:cs="Aptos"/>
        </w:rPr>
        <w:t xml:space="preserve"> If you are</w:t>
      </w:r>
      <w:r w:rsidR="003D5A8B">
        <w:rPr>
          <w:rFonts w:ascii="Aptos" w:eastAsia="Aptos" w:hAnsi="Aptos" w:cs="Aptos"/>
        </w:rPr>
        <w:t xml:space="preserve"> search</w:t>
      </w:r>
      <w:r w:rsidR="00CE7307">
        <w:rPr>
          <w:rFonts w:ascii="Aptos" w:eastAsia="Aptos" w:hAnsi="Aptos" w:cs="Aptos"/>
        </w:rPr>
        <w:t xml:space="preserve">ing </w:t>
      </w:r>
      <w:r>
        <w:rPr>
          <w:rFonts w:ascii="Aptos" w:eastAsia="Aptos" w:hAnsi="Aptos" w:cs="Aptos"/>
        </w:rPr>
        <w:t xml:space="preserve">for </w:t>
      </w:r>
      <w:r w:rsidR="00CE7307" w:rsidRPr="00CE7307">
        <w:rPr>
          <w:rFonts w:ascii="Aptos" w:eastAsia="Aptos" w:hAnsi="Aptos" w:cs="Aptos"/>
        </w:rPr>
        <w:t>web design Dubai</w:t>
      </w:r>
      <w:r w:rsidR="00CE7307">
        <w:rPr>
          <w:rFonts w:ascii="Aptos" w:eastAsia="Aptos" w:hAnsi="Aptos" w:cs="Aptos"/>
        </w:rPr>
        <w:t xml:space="preserve"> company</w:t>
      </w:r>
      <w:r>
        <w:rPr>
          <w:rFonts w:ascii="Aptos" w:eastAsia="Aptos" w:hAnsi="Aptos" w:cs="Aptos"/>
        </w:rPr>
        <w:t xml:space="preserve">, let us help you. We </w:t>
      </w:r>
      <w:r w:rsidR="00CE7307">
        <w:rPr>
          <w:rFonts w:ascii="Aptos" w:eastAsia="Aptos" w:hAnsi="Aptos" w:cs="Aptos"/>
        </w:rPr>
        <w:t>are specialized in offering wide range of custom web solutions.</w:t>
      </w:r>
    </w:p>
    <w:p w14:paraId="5F153D71" w14:textId="77777777" w:rsidR="004429E4" w:rsidRDefault="004429E4">
      <w:pPr>
        <w:spacing w:after="160" w:line="259" w:lineRule="auto"/>
        <w:rPr>
          <w:rFonts w:ascii="Aptos" w:eastAsia="Aptos" w:hAnsi="Aptos" w:cs="Aptos"/>
        </w:rPr>
      </w:pPr>
    </w:p>
    <w:p w14:paraId="4CE30B97" w14:textId="4191E64C" w:rsidR="004429E4" w:rsidRDefault="003D5A8B">
      <w:pPr>
        <w:pStyle w:val="Heading1"/>
        <w:keepNext w:val="0"/>
        <w:keepLines w:val="0"/>
        <w:shd w:val="clear" w:color="auto" w:fill="FFFFFF"/>
        <w:spacing w:before="0" w:after="300" w:line="337" w:lineRule="auto"/>
        <w:rPr>
          <w:b/>
          <w:color w:val="F47A1F"/>
          <w:sz w:val="53"/>
          <w:szCs w:val="53"/>
        </w:rPr>
      </w:pPr>
      <w:bookmarkStart w:id="0" w:name="_bmfydwgmgzu" w:colFirst="0" w:colLast="0"/>
      <w:bookmarkEnd w:id="0"/>
      <w:r>
        <w:rPr>
          <w:b/>
          <w:color w:val="314252"/>
          <w:sz w:val="53"/>
          <w:szCs w:val="53"/>
        </w:rPr>
        <w:t xml:space="preserve">Creative </w:t>
      </w:r>
      <w:r w:rsidRPr="003D5A8B">
        <w:rPr>
          <w:b/>
          <w:color w:val="314252"/>
          <w:sz w:val="53"/>
          <w:szCs w:val="53"/>
        </w:rPr>
        <w:t xml:space="preserve">Website Design &amp; Development Agency </w:t>
      </w:r>
      <w:r w:rsidR="006B7431">
        <w:rPr>
          <w:b/>
          <w:color w:val="314252"/>
          <w:sz w:val="53"/>
          <w:szCs w:val="53"/>
        </w:rPr>
        <w:t xml:space="preserve">in </w:t>
      </w:r>
      <w:r w:rsidR="006B7431">
        <w:rPr>
          <w:b/>
          <w:color w:val="F47A1F"/>
          <w:sz w:val="53"/>
          <w:szCs w:val="53"/>
        </w:rPr>
        <w:t>Dubai</w:t>
      </w:r>
      <w:r w:rsidR="00076DD4">
        <w:rPr>
          <w:b/>
          <w:color w:val="F47A1F"/>
          <w:sz w:val="53"/>
          <w:szCs w:val="53"/>
        </w:rPr>
        <w:t>, UAE</w:t>
      </w:r>
    </w:p>
    <w:p w14:paraId="6FDC0946" w14:textId="4030F9D7" w:rsidR="00076DD4" w:rsidRPr="00B5192A" w:rsidRDefault="00CE7307" w:rsidP="00CE7307">
      <w:pPr>
        <w:rPr>
          <w:sz w:val="24"/>
        </w:rPr>
      </w:pPr>
      <w:r w:rsidRPr="00B5192A">
        <w:rPr>
          <w:sz w:val="24"/>
        </w:rPr>
        <w:t xml:space="preserve">Do you know by 2025 </w:t>
      </w:r>
      <w:r w:rsidR="00076DD4" w:rsidRPr="00B5192A">
        <w:rPr>
          <w:sz w:val="24"/>
        </w:rPr>
        <w:t>approximately</w:t>
      </w:r>
      <w:r w:rsidRPr="00B5192A">
        <w:rPr>
          <w:sz w:val="24"/>
        </w:rPr>
        <w:t xml:space="preserve"> 10.4 </w:t>
      </w:r>
      <w:r w:rsidR="00076DD4" w:rsidRPr="00B5192A">
        <w:rPr>
          <w:sz w:val="24"/>
        </w:rPr>
        <w:t>million</w:t>
      </w:r>
      <w:r w:rsidRPr="00B5192A">
        <w:rPr>
          <w:sz w:val="24"/>
        </w:rPr>
        <w:t xml:space="preserve"> </w:t>
      </w:r>
      <w:r w:rsidR="00076DD4" w:rsidRPr="00B5192A">
        <w:rPr>
          <w:sz w:val="24"/>
        </w:rPr>
        <w:t>people will be online in UAE? Which highlights the demand for engaging and high performing websites services</w:t>
      </w:r>
      <w:r w:rsidR="003C4EBA">
        <w:rPr>
          <w:sz w:val="24"/>
        </w:rPr>
        <w:t xml:space="preserve"> in future</w:t>
      </w:r>
      <w:r w:rsidR="00076DD4" w:rsidRPr="00B5192A">
        <w:rPr>
          <w:sz w:val="24"/>
        </w:rPr>
        <w:t>. Reach us today to acquire innovative web solutions from a reliable Website Design &amp; Development Agency Dubai. Our feature rich web services carry the potential to transform your digital presence.</w:t>
      </w:r>
    </w:p>
    <w:p w14:paraId="5ABEE5D4" w14:textId="5A9060BD" w:rsidR="00CE7307" w:rsidRPr="00CE7307" w:rsidRDefault="00076DD4" w:rsidP="00CE7307">
      <w:r>
        <w:t xml:space="preserve">  </w:t>
      </w:r>
    </w:p>
    <w:tbl>
      <w:tblPr>
        <w:tblStyle w:val="TableGrid"/>
        <w:tblW w:w="0" w:type="auto"/>
        <w:tblInd w:w="1840" w:type="dxa"/>
        <w:tblLook w:val="04A0" w:firstRow="1" w:lastRow="0" w:firstColumn="1" w:lastColumn="0" w:noHBand="0" w:noVBand="1"/>
      </w:tblPr>
      <w:tblGrid>
        <w:gridCol w:w="5665"/>
      </w:tblGrid>
      <w:tr w:rsidR="00076DD4" w14:paraId="3FFECF86" w14:textId="77777777" w:rsidTr="00076DD4">
        <w:tc>
          <w:tcPr>
            <w:tcW w:w="5665" w:type="dxa"/>
          </w:tcPr>
          <w:p w14:paraId="12C58EAA" w14:textId="066FB5A7" w:rsidR="00076DD4" w:rsidRPr="00076DD4" w:rsidRDefault="00076DD4" w:rsidP="00076DD4">
            <w:pPr>
              <w:jc w:val="center"/>
              <w:rPr>
                <w:b/>
              </w:rPr>
            </w:pPr>
            <w:r w:rsidRPr="00076DD4">
              <w:rPr>
                <w:b/>
                <w:color w:val="00B050"/>
                <w:sz w:val="24"/>
              </w:rPr>
              <w:t>Speak to an Expert!</w:t>
            </w:r>
          </w:p>
        </w:tc>
      </w:tr>
    </w:tbl>
    <w:p w14:paraId="60348F5F" w14:textId="77777777" w:rsidR="00076DD4" w:rsidRDefault="00076DD4" w:rsidP="00CE7307"/>
    <w:p w14:paraId="02F25D84" w14:textId="7A2A2ACA" w:rsidR="00076DD4" w:rsidRDefault="00821D75" w:rsidP="00821D75">
      <w:pPr>
        <w:pStyle w:val="Heading2"/>
        <w:rPr>
          <w:b/>
          <w:color w:val="C00000"/>
        </w:rPr>
      </w:pPr>
      <w:r w:rsidRPr="00821D75">
        <w:rPr>
          <w:b/>
          <w:color w:val="C00000"/>
        </w:rPr>
        <w:t xml:space="preserve">Get Custom Web Solutions from a Professional </w:t>
      </w:r>
      <w:r>
        <w:rPr>
          <w:b/>
          <w:color w:val="C00000"/>
        </w:rPr>
        <w:t>W</w:t>
      </w:r>
      <w:r w:rsidRPr="00821D75">
        <w:rPr>
          <w:b/>
          <w:color w:val="C00000"/>
        </w:rPr>
        <w:t xml:space="preserve">eb </w:t>
      </w:r>
      <w:r>
        <w:rPr>
          <w:b/>
          <w:color w:val="C00000"/>
        </w:rPr>
        <w:t>D</w:t>
      </w:r>
      <w:r w:rsidRPr="00821D75">
        <w:rPr>
          <w:b/>
          <w:color w:val="C00000"/>
        </w:rPr>
        <w:t xml:space="preserve">evelopment </w:t>
      </w:r>
      <w:r>
        <w:rPr>
          <w:b/>
          <w:color w:val="C00000"/>
        </w:rPr>
        <w:t>A</w:t>
      </w:r>
      <w:r w:rsidRPr="00821D75">
        <w:rPr>
          <w:b/>
          <w:color w:val="C00000"/>
        </w:rPr>
        <w:t xml:space="preserve">gency </w:t>
      </w:r>
      <w:r w:rsidRPr="00821D75">
        <w:rPr>
          <w:b/>
          <w:color w:val="00B050"/>
        </w:rPr>
        <w:t>Dubai</w:t>
      </w:r>
      <w:r w:rsidRPr="00821D75">
        <w:rPr>
          <w:b/>
          <w:color w:val="C00000"/>
        </w:rPr>
        <w:t>!</w:t>
      </w:r>
    </w:p>
    <w:p w14:paraId="688F64DD" w14:textId="668822D1" w:rsidR="00B5192A" w:rsidRPr="00B5192A" w:rsidRDefault="00821D75" w:rsidP="00821D75">
      <w:pPr>
        <w:rPr>
          <w:sz w:val="24"/>
        </w:rPr>
      </w:pPr>
      <w:r w:rsidRPr="00B5192A">
        <w:rPr>
          <w:sz w:val="24"/>
        </w:rPr>
        <w:t xml:space="preserve">Three Angle Marketing is the most renowned web design and development company in Dubai with years of experience in offering custom web solutions. Our client centric feature-rich solutions have the power to transform the digital presence of your website on search engines. Our experts can help you to generate more sales and lead by putting your business online. Our company is experienced enough all sorts of web development projects. Let’s talk if you have any idea, because we have the power and resource to convert your idea into reality. </w:t>
      </w:r>
    </w:p>
    <w:p w14:paraId="6FBDF07C" w14:textId="64BFB7AF" w:rsidR="00821D75" w:rsidRDefault="00821D75" w:rsidP="00821D75"/>
    <w:tbl>
      <w:tblPr>
        <w:tblStyle w:val="TableGrid"/>
        <w:tblW w:w="0" w:type="auto"/>
        <w:tblInd w:w="3190" w:type="dxa"/>
        <w:tblLook w:val="04A0" w:firstRow="1" w:lastRow="0" w:firstColumn="1" w:lastColumn="0" w:noHBand="0" w:noVBand="1"/>
      </w:tblPr>
      <w:tblGrid>
        <w:gridCol w:w="3375"/>
      </w:tblGrid>
      <w:tr w:rsidR="00821D75" w14:paraId="4F65897B" w14:textId="77777777" w:rsidTr="00821D75">
        <w:tc>
          <w:tcPr>
            <w:tcW w:w="3375" w:type="dxa"/>
          </w:tcPr>
          <w:p w14:paraId="12EAA917" w14:textId="0F3FAC73" w:rsidR="00821D75" w:rsidRPr="00821D75" w:rsidRDefault="00821D75" w:rsidP="00821D75">
            <w:pPr>
              <w:rPr>
                <w:b/>
              </w:rPr>
            </w:pPr>
            <w:r w:rsidRPr="00821D75">
              <w:rPr>
                <w:b/>
                <w:color w:val="00B050"/>
                <w:sz w:val="24"/>
              </w:rPr>
              <w:t>Get a free Website Audit!</w:t>
            </w:r>
          </w:p>
        </w:tc>
      </w:tr>
    </w:tbl>
    <w:p w14:paraId="29F6B17B" w14:textId="77777777" w:rsidR="00821D75" w:rsidRPr="00821D75" w:rsidRDefault="00821D75" w:rsidP="00821D75"/>
    <w:p w14:paraId="56F1947E" w14:textId="414B32C4" w:rsidR="00B5192A" w:rsidRPr="00B5192A" w:rsidRDefault="00B5192A" w:rsidP="00B5192A">
      <w:pPr>
        <w:pStyle w:val="Heading2"/>
        <w:rPr>
          <w:b/>
        </w:rPr>
      </w:pPr>
      <w:r w:rsidRPr="00B5192A">
        <w:rPr>
          <w:b/>
          <w:color w:val="FF0000"/>
        </w:rPr>
        <w:t xml:space="preserve">Why Choose </w:t>
      </w:r>
      <w:r w:rsidR="00B71069">
        <w:rPr>
          <w:b/>
          <w:color w:val="FF0000"/>
        </w:rPr>
        <w:t>O</w:t>
      </w:r>
      <w:r w:rsidRPr="00B5192A">
        <w:rPr>
          <w:b/>
          <w:color w:val="FF0000"/>
        </w:rPr>
        <w:t xml:space="preserve">urs </w:t>
      </w:r>
      <w:r w:rsidR="003C4EBA">
        <w:rPr>
          <w:b/>
          <w:color w:val="FF0000"/>
        </w:rPr>
        <w:t>W</w:t>
      </w:r>
      <w:r w:rsidR="003C4EBA" w:rsidRPr="003C4EBA">
        <w:rPr>
          <w:b/>
          <w:color w:val="FF0000"/>
        </w:rPr>
        <w:t xml:space="preserve">ebsite </w:t>
      </w:r>
      <w:r w:rsidR="003C4EBA">
        <w:rPr>
          <w:b/>
          <w:color w:val="FF0000"/>
        </w:rPr>
        <w:t>D</w:t>
      </w:r>
      <w:r w:rsidR="003C4EBA" w:rsidRPr="003C4EBA">
        <w:rPr>
          <w:b/>
          <w:color w:val="FF0000"/>
        </w:rPr>
        <w:t xml:space="preserve">evelopment </w:t>
      </w:r>
      <w:r w:rsidR="003C4EBA">
        <w:rPr>
          <w:b/>
          <w:color w:val="FF0000"/>
        </w:rPr>
        <w:t>C</w:t>
      </w:r>
      <w:r w:rsidR="003C4EBA" w:rsidRPr="003C4EBA">
        <w:rPr>
          <w:b/>
          <w:color w:val="FF0000"/>
        </w:rPr>
        <w:t>ompany</w:t>
      </w:r>
      <w:r w:rsidRPr="00B5192A">
        <w:rPr>
          <w:b/>
        </w:rPr>
        <w:t>?</w:t>
      </w:r>
    </w:p>
    <w:p w14:paraId="48FEC253" w14:textId="599AE1EA" w:rsidR="004429E4" w:rsidRPr="003C4EBA" w:rsidRDefault="00B5192A" w:rsidP="003C4EBA">
      <w:r>
        <w:t xml:space="preserve">Three Angle Marketing is one of the best </w:t>
      </w:r>
      <w:r w:rsidRPr="00B5192A">
        <w:rPr>
          <w:b/>
        </w:rPr>
        <w:t xml:space="preserve">custom </w:t>
      </w:r>
      <w:r w:rsidR="003C4EBA" w:rsidRPr="003C4EBA">
        <w:rPr>
          <w:b/>
        </w:rPr>
        <w:t>web design agency</w:t>
      </w:r>
      <w:r w:rsidR="003C4EBA">
        <w:rPr>
          <w:b/>
        </w:rPr>
        <w:t xml:space="preserve">- in </w:t>
      </w:r>
      <w:r w:rsidR="003C4EBA" w:rsidRPr="003C4EBA">
        <w:rPr>
          <w:b/>
        </w:rPr>
        <w:t xml:space="preserve">Dubai </w:t>
      </w:r>
      <w:r>
        <w:t xml:space="preserve">that offers responsive custom web solutions. You can depend on us to design and develop highly functional websites responsive to all browsers and digital screens. It doesn’t matter your user is </w:t>
      </w:r>
      <w:r>
        <w:lastRenderedPageBreak/>
        <w:t xml:space="preserve">using Tablet, PC, or Mobile, </w:t>
      </w:r>
      <w:r w:rsidR="003C4EBA">
        <w:t>our design websites will keep them engaged in all manners. Our experts are specialized in:</w:t>
      </w:r>
    </w:p>
    <w:tbl>
      <w:tblPr>
        <w:tblStyle w:val="a1"/>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1559"/>
        <w:gridCol w:w="1558"/>
        <w:gridCol w:w="2942"/>
      </w:tblGrid>
      <w:tr w:rsidR="004429E4" w14:paraId="4D475603" w14:textId="77777777" w:rsidTr="003C4EBA">
        <w:tc>
          <w:tcPr>
            <w:tcW w:w="3116" w:type="dxa"/>
          </w:tcPr>
          <w:p w14:paraId="7071CC61" w14:textId="449B9520" w:rsidR="004429E4" w:rsidRPr="003C4EBA" w:rsidRDefault="003C4EBA" w:rsidP="003C4EBA">
            <w:pPr>
              <w:pStyle w:val="Heading3"/>
              <w:spacing w:before="160" w:line="259" w:lineRule="auto"/>
              <w:jc w:val="center"/>
              <w:rPr>
                <w:b/>
                <w:color w:val="E36C0A" w:themeColor="accent6" w:themeShade="BF"/>
              </w:rPr>
            </w:pPr>
            <w:r w:rsidRPr="003C4EBA">
              <w:rPr>
                <w:rFonts w:ascii="Aptos" w:eastAsia="Aptos" w:hAnsi="Aptos" w:cs="Aptos"/>
                <w:b/>
                <w:color w:val="E36C0A" w:themeColor="accent6" w:themeShade="BF"/>
              </w:rPr>
              <w:t>Cloud Development</w:t>
            </w:r>
          </w:p>
        </w:tc>
        <w:tc>
          <w:tcPr>
            <w:tcW w:w="3117" w:type="dxa"/>
            <w:gridSpan w:val="2"/>
          </w:tcPr>
          <w:p w14:paraId="58BAAA76" w14:textId="1FB4B3F6" w:rsidR="004429E4" w:rsidRPr="003C4EBA" w:rsidRDefault="003C4EBA" w:rsidP="003C4EBA">
            <w:pPr>
              <w:pStyle w:val="Heading3"/>
              <w:spacing w:before="160" w:line="259" w:lineRule="auto"/>
              <w:jc w:val="center"/>
              <w:rPr>
                <w:b/>
                <w:color w:val="E36C0A" w:themeColor="accent6" w:themeShade="BF"/>
              </w:rPr>
            </w:pPr>
            <w:r w:rsidRPr="003C4EBA">
              <w:rPr>
                <w:rFonts w:ascii="Aptos" w:eastAsia="Aptos" w:hAnsi="Aptos" w:cs="Aptos"/>
                <w:b/>
                <w:color w:val="E36C0A" w:themeColor="accent6" w:themeShade="BF"/>
              </w:rPr>
              <w:t>Low-Code Development</w:t>
            </w:r>
          </w:p>
        </w:tc>
        <w:tc>
          <w:tcPr>
            <w:tcW w:w="2942" w:type="dxa"/>
          </w:tcPr>
          <w:p w14:paraId="0C2A4936" w14:textId="31231051" w:rsidR="004429E4" w:rsidRPr="003C4EBA" w:rsidRDefault="003C4EBA" w:rsidP="003C4EBA">
            <w:pPr>
              <w:pStyle w:val="Heading3"/>
              <w:spacing w:before="160" w:line="259" w:lineRule="auto"/>
              <w:jc w:val="center"/>
              <w:rPr>
                <w:b/>
                <w:color w:val="E36C0A" w:themeColor="accent6" w:themeShade="BF"/>
              </w:rPr>
            </w:pPr>
            <w:r w:rsidRPr="003C4EBA">
              <w:rPr>
                <w:b/>
                <w:color w:val="E36C0A" w:themeColor="accent6" w:themeShade="BF"/>
              </w:rPr>
              <w:t>Front-end Development</w:t>
            </w:r>
          </w:p>
        </w:tc>
      </w:tr>
      <w:tr w:rsidR="004429E4" w14:paraId="60BCA6CA" w14:textId="77777777" w:rsidTr="003C4EBA">
        <w:trPr>
          <w:trHeight w:val="1610"/>
        </w:trPr>
        <w:tc>
          <w:tcPr>
            <w:tcW w:w="3116" w:type="dxa"/>
          </w:tcPr>
          <w:p w14:paraId="44BB902D" w14:textId="7B7AF84B" w:rsidR="004429E4" w:rsidRDefault="007F2FCD" w:rsidP="007F2FCD">
            <w:pPr>
              <w:spacing w:after="160" w:line="259" w:lineRule="auto"/>
              <w:jc w:val="center"/>
              <w:rPr>
                <w:rFonts w:ascii="Aptos" w:eastAsia="Aptos" w:hAnsi="Aptos" w:cs="Aptos"/>
              </w:rPr>
            </w:pPr>
            <w:r>
              <w:rPr>
                <w:rFonts w:ascii="Aptos" w:eastAsia="Aptos" w:hAnsi="Aptos" w:cs="Aptos"/>
              </w:rPr>
              <w:t>Our experts offer highly fast and most secured custom web solutions based on cloud services such as Microsoft Azure, Amazon web services, and Google cloud platform.</w:t>
            </w:r>
          </w:p>
        </w:tc>
        <w:tc>
          <w:tcPr>
            <w:tcW w:w="3117" w:type="dxa"/>
            <w:gridSpan w:val="2"/>
          </w:tcPr>
          <w:p w14:paraId="37794C17" w14:textId="729B6F1E" w:rsidR="004429E4" w:rsidRDefault="007F2FCD" w:rsidP="007F2FCD">
            <w:pPr>
              <w:spacing w:after="160" w:line="259" w:lineRule="auto"/>
              <w:jc w:val="center"/>
              <w:rPr>
                <w:rFonts w:ascii="Aptos" w:eastAsia="Aptos" w:hAnsi="Aptos" w:cs="Aptos"/>
              </w:rPr>
            </w:pPr>
            <w:r>
              <w:rPr>
                <w:rFonts w:ascii="Aptos" w:eastAsia="Aptos" w:hAnsi="Aptos" w:cs="Aptos"/>
              </w:rPr>
              <w:t>In order to save time and money of our clients, our experts offer tailored low-code developments solutions to make a difference.</w:t>
            </w:r>
          </w:p>
        </w:tc>
        <w:tc>
          <w:tcPr>
            <w:tcW w:w="2942" w:type="dxa"/>
          </w:tcPr>
          <w:p w14:paraId="271160D6" w14:textId="7B001147" w:rsidR="004429E4" w:rsidRDefault="00B71069" w:rsidP="00B71069">
            <w:pPr>
              <w:spacing w:after="160" w:line="259" w:lineRule="auto"/>
              <w:jc w:val="center"/>
              <w:rPr>
                <w:rFonts w:ascii="Aptos" w:eastAsia="Aptos" w:hAnsi="Aptos" w:cs="Aptos"/>
              </w:rPr>
            </w:pPr>
            <w:r>
              <w:rPr>
                <w:rFonts w:ascii="Aptos" w:eastAsia="Aptos" w:hAnsi="Aptos" w:cs="Aptos"/>
              </w:rPr>
              <w:t>We are a team of highly professional and experts’ developers specialized in all front-end frameworks such as Angular, React.js, and Vue.js</w:t>
            </w:r>
          </w:p>
        </w:tc>
      </w:tr>
      <w:tr w:rsidR="004429E4" w14:paraId="2D5AC9F4" w14:textId="77777777" w:rsidTr="003C4EBA">
        <w:tc>
          <w:tcPr>
            <w:tcW w:w="4675" w:type="dxa"/>
            <w:gridSpan w:val="2"/>
          </w:tcPr>
          <w:p w14:paraId="4057844D" w14:textId="2935B1FE" w:rsidR="004429E4" w:rsidRPr="003C4EBA" w:rsidRDefault="003C4EBA" w:rsidP="003C4EBA">
            <w:pPr>
              <w:pStyle w:val="Heading3"/>
              <w:spacing w:before="160" w:line="259" w:lineRule="auto"/>
              <w:jc w:val="center"/>
              <w:rPr>
                <w:b/>
                <w:color w:val="E36C0A" w:themeColor="accent6" w:themeShade="BF"/>
              </w:rPr>
            </w:pPr>
            <w:r w:rsidRPr="003C4EBA">
              <w:rPr>
                <w:rFonts w:ascii="Aptos" w:eastAsia="Aptos" w:hAnsi="Aptos" w:cs="Aptos"/>
                <w:b/>
                <w:color w:val="E36C0A" w:themeColor="accent6" w:themeShade="BF"/>
              </w:rPr>
              <w:t>Back-end Development</w:t>
            </w:r>
          </w:p>
        </w:tc>
        <w:tc>
          <w:tcPr>
            <w:tcW w:w="4500" w:type="dxa"/>
            <w:gridSpan w:val="2"/>
          </w:tcPr>
          <w:p w14:paraId="787B4D8B" w14:textId="1EC72B92" w:rsidR="004429E4" w:rsidRPr="003C4EBA" w:rsidRDefault="003C4EBA" w:rsidP="003C4EBA">
            <w:pPr>
              <w:pStyle w:val="Heading3"/>
              <w:spacing w:before="160" w:line="259" w:lineRule="auto"/>
              <w:jc w:val="center"/>
              <w:rPr>
                <w:b/>
                <w:color w:val="E36C0A" w:themeColor="accent6" w:themeShade="BF"/>
              </w:rPr>
            </w:pPr>
            <w:r w:rsidRPr="003C4EBA">
              <w:rPr>
                <w:rFonts w:ascii="Aptos" w:eastAsia="Aptos" w:hAnsi="Aptos" w:cs="Aptos"/>
                <w:b/>
                <w:color w:val="E36C0A" w:themeColor="accent6" w:themeShade="BF"/>
              </w:rPr>
              <w:t>Full Stack Development</w:t>
            </w:r>
          </w:p>
        </w:tc>
      </w:tr>
      <w:tr w:rsidR="004429E4" w14:paraId="618ED7D9" w14:textId="77777777" w:rsidTr="003C4EBA">
        <w:trPr>
          <w:trHeight w:val="917"/>
        </w:trPr>
        <w:tc>
          <w:tcPr>
            <w:tcW w:w="4675" w:type="dxa"/>
            <w:gridSpan w:val="2"/>
          </w:tcPr>
          <w:p w14:paraId="0F02643E" w14:textId="10AB04EC" w:rsidR="004429E4" w:rsidRDefault="007F2FCD">
            <w:pPr>
              <w:spacing w:after="160" w:line="259" w:lineRule="auto"/>
              <w:rPr>
                <w:rFonts w:ascii="Aptos" w:eastAsia="Aptos" w:hAnsi="Aptos" w:cs="Aptos"/>
              </w:rPr>
            </w:pPr>
            <w:r>
              <w:rPr>
                <w:rFonts w:ascii="Aptos" w:eastAsia="Aptos" w:hAnsi="Aptos" w:cs="Aptos"/>
              </w:rPr>
              <w:t>At our</w:t>
            </w:r>
            <w:r>
              <w:t xml:space="preserve"> </w:t>
            </w:r>
            <w:r w:rsidRPr="007F2FCD">
              <w:rPr>
                <w:rFonts w:ascii="Aptos" w:eastAsia="Aptos" w:hAnsi="Aptos" w:cs="Aptos"/>
              </w:rPr>
              <w:t>website development Dubai</w:t>
            </w:r>
            <w:r>
              <w:rPr>
                <w:rFonts w:ascii="Aptos" w:eastAsia="Aptos" w:hAnsi="Aptos" w:cs="Aptos"/>
              </w:rPr>
              <w:t xml:space="preserve"> agency, we offer scalable yet fast website solutions for development and prototyping purposes with the use of </w:t>
            </w:r>
            <w:r w:rsidR="003C4EBA">
              <w:rPr>
                <w:rFonts w:ascii="Aptos" w:eastAsia="Aptos" w:hAnsi="Aptos" w:cs="Aptos"/>
              </w:rPr>
              <w:t>server-side tec</w:t>
            </w:r>
            <w:r>
              <w:rPr>
                <w:rFonts w:ascii="Aptos" w:eastAsia="Aptos" w:hAnsi="Aptos" w:cs="Aptos"/>
              </w:rPr>
              <w:t>hnologies such as Node.js, Python, and Ruby on Rails</w:t>
            </w:r>
            <w:r w:rsidR="003C4EBA">
              <w:rPr>
                <w:rFonts w:ascii="Aptos" w:eastAsia="Aptos" w:hAnsi="Aptos" w:cs="Aptos"/>
              </w:rPr>
              <w:t>.</w:t>
            </w:r>
          </w:p>
        </w:tc>
        <w:tc>
          <w:tcPr>
            <w:tcW w:w="4500" w:type="dxa"/>
            <w:gridSpan w:val="2"/>
          </w:tcPr>
          <w:p w14:paraId="7602AF7B" w14:textId="48B100E4" w:rsidR="007F2FCD" w:rsidRDefault="007F2FCD" w:rsidP="00B71069">
            <w:pPr>
              <w:spacing w:after="160" w:line="259" w:lineRule="auto"/>
              <w:jc w:val="center"/>
              <w:rPr>
                <w:rFonts w:ascii="Aptos" w:eastAsia="Aptos" w:hAnsi="Aptos" w:cs="Aptos"/>
              </w:rPr>
            </w:pPr>
            <w:r>
              <w:rPr>
                <w:rFonts w:ascii="Aptos" w:eastAsia="Aptos" w:hAnsi="Aptos" w:cs="Aptos"/>
              </w:rPr>
              <w:t xml:space="preserve">You can rely on us even if you want to get professional end to end </w:t>
            </w:r>
            <w:r w:rsidR="00B71069">
              <w:rPr>
                <w:rFonts w:ascii="Aptos" w:eastAsia="Aptos" w:hAnsi="Aptos" w:cs="Aptos"/>
              </w:rPr>
              <w:t xml:space="preserve">web development </w:t>
            </w:r>
            <w:r>
              <w:rPr>
                <w:rFonts w:ascii="Aptos" w:eastAsia="Aptos" w:hAnsi="Aptos" w:cs="Aptos"/>
              </w:rPr>
              <w:t xml:space="preserve">services with proper combination of back-end and front-end </w:t>
            </w:r>
            <w:r w:rsidR="00B71069">
              <w:rPr>
                <w:rFonts w:ascii="Aptos" w:eastAsia="Aptos" w:hAnsi="Aptos" w:cs="Aptos"/>
              </w:rPr>
              <w:t>solutions.</w:t>
            </w:r>
          </w:p>
          <w:p w14:paraId="69CC66C1" w14:textId="497C18BF" w:rsidR="004429E4" w:rsidRDefault="004429E4">
            <w:pPr>
              <w:spacing w:after="160" w:line="259" w:lineRule="auto"/>
              <w:rPr>
                <w:rFonts w:ascii="Aptos" w:eastAsia="Aptos" w:hAnsi="Aptos" w:cs="Aptos"/>
              </w:rPr>
            </w:pPr>
          </w:p>
        </w:tc>
      </w:tr>
    </w:tbl>
    <w:p w14:paraId="625B384C" w14:textId="1B239E29" w:rsidR="00B71069" w:rsidRPr="00B71069" w:rsidRDefault="00B71069" w:rsidP="00B71069">
      <w:pPr>
        <w:keepNext/>
        <w:keepLines/>
        <w:spacing w:before="160" w:after="80" w:line="259" w:lineRule="auto"/>
        <w:jc w:val="center"/>
        <w:outlineLvl w:val="1"/>
        <w:rPr>
          <w:rFonts w:ascii="Calibri" w:eastAsia="Calibri" w:hAnsi="Calibri" w:cs="Calibri"/>
          <w:b/>
          <w:color w:val="2F5496"/>
          <w:sz w:val="32"/>
          <w:szCs w:val="32"/>
        </w:rPr>
      </w:pPr>
      <w:r w:rsidRPr="00B71069">
        <w:rPr>
          <w:rFonts w:ascii="Calibri" w:eastAsia="Calibri" w:hAnsi="Calibri" w:cs="Calibri"/>
          <w:b/>
          <w:color w:val="2F5496"/>
          <w:sz w:val="32"/>
          <w:szCs w:val="32"/>
        </w:rPr>
        <w:t xml:space="preserve">Industries We Serve at </w:t>
      </w:r>
      <w:r w:rsidRPr="00B71069">
        <w:rPr>
          <w:rFonts w:ascii="Calibri" w:eastAsia="Calibri" w:hAnsi="Calibri" w:cs="Calibri"/>
          <w:b/>
          <w:color w:val="E36C0A" w:themeColor="accent6" w:themeShade="BF"/>
          <w:sz w:val="32"/>
          <w:szCs w:val="32"/>
        </w:rPr>
        <w:t>Three Angle Marketing</w:t>
      </w:r>
      <w:r w:rsidRPr="00B71069">
        <w:rPr>
          <w:rFonts w:ascii="Calibri" w:eastAsia="Calibri" w:hAnsi="Calibri" w:cs="Calibri"/>
          <w:b/>
          <w:color w:val="2F5496"/>
          <w:sz w:val="32"/>
          <w:szCs w:val="32"/>
        </w:rPr>
        <w:t>:</w:t>
      </w: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71069" w:rsidRPr="00B71069" w14:paraId="68395684" w14:textId="77777777" w:rsidTr="00AB0462">
        <w:tc>
          <w:tcPr>
            <w:tcW w:w="3116" w:type="dxa"/>
          </w:tcPr>
          <w:p w14:paraId="608BB5D1" w14:textId="2B6FBB5D" w:rsidR="00B71069" w:rsidRPr="00B71069" w:rsidRDefault="00B71069" w:rsidP="00B71069">
            <w:pPr>
              <w:spacing w:after="160" w:line="259" w:lineRule="auto"/>
              <w:rPr>
                <w:rFonts w:ascii="Aptos" w:eastAsia="Aptos" w:hAnsi="Aptos" w:cs="Aptos"/>
              </w:rPr>
            </w:pPr>
            <w:r w:rsidRPr="00B71069">
              <w:rPr>
                <w:rFonts w:ascii="Aptos" w:eastAsia="Aptos" w:hAnsi="Aptos" w:cs="Aptos"/>
              </w:rPr>
              <w:t>It Industry</w:t>
            </w:r>
          </w:p>
        </w:tc>
        <w:tc>
          <w:tcPr>
            <w:tcW w:w="3117" w:type="dxa"/>
          </w:tcPr>
          <w:p w14:paraId="6ACAF694" w14:textId="11B21AFB" w:rsidR="00B71069" w:rsidRPr="00B71069" w:rsidRDefault="00B71069" w:rsidP="00B71069">
            <w:pPr>
              <w:spacing w:after="160" w:line="259" w:lineRule="auto"/>
              <w:rPr>
                <w:rFonts w:ascii="Aptos" w:eastAsia="Aptos" w:hAnsi="Aptos" w:cs="Aptos"/>
              </w:rPr>
            </w:pPr>
            <w:r w:rsidRPr="00B71069">
              <w:rPr>
                <w:rFonts w:ascii="Aptos" w:eastAsia="Aptos" w:hAnsi="Aptos" w:cs="Aptos"/>
              </w:rPr>
              <w:t>Real Estate</w:t>
            </w:r>
          </w:p>
        </w:tc>
        <w:tc>
          <w:tcPr>
            <w:tcW w:w="3117" w:type="dxa"/>
          </w:tcPr>
          <w:p w14:paraId="07627BF0" w14:textId="49DF9706" w:rsidR="00B71069" w:rsidRPr="00B71069" w:rsidRDefault="00B71069" w:rsidP="00B71069">
            <w:pPr>
              <w:spacing w:after="160" w:line="259" w:lineRule="auto"/>
              <w:rPr>
                <w:rFonts w:ascii="Aptos" w:eastAsia="Aptos" w:hAnsi="Aptos" w:cs="Aptos"/>
              </w:rPr>
            </w:pPr>
            <w:r w:rsidRPr="00B71069">
              <w:rPr>
                <w:rFonts w:ascii="Aptos" w:eastAsia="Aptos" w:hAnsi="Aptos" w:cs="Aptos"/>
              </w:rPr>
              <w:t>Travel</w:t>
            </w:r>
          </w:p>
        </w:tc>
      </w:tr>
      <w:tr w:rsidR="00B71069" w:rsidRPr="00B71069" w14:paraId="2E1972DC" w14:textId="77777777" w:rsidTr="00AB0462">
        <w:tc>
          <w:tcPr>
            <w:tcW w:w="3116" w:type="dxa"/>
          </w:tcPr>
          <w:p w14:paraId="7AB8E5DC" w14:textId="1A76CB78" w:rsidR="00B71069" w:rsidRPr="00B71069" w:rsidRDefault="00B71069" w:rsidP="00B71069">
            <w:pPr>
              <w:spacing w:after="160" w:line="259" w:lineRule="auto"/>
              <w:rPr>
                <w:rFonts w:ascii="Aptos" w:eastAsia="Aptos" w:hAnsi="Aptos" w:cs="Aptos"/>
              </w:rPr>
            </w:pPr>
            <w:r w:rsidRPr="00B71069">
              <w:rPr>
                <w:rFonts w:ascii="Aptos" w:eastAsia="Aptos" w:hAnsi="Aptos" w:cs="Aptos"/>
              </w:rPr>
              <w:t>Hospitality</w:t>
            </w:r>
          </w:p>
        </w:tc>
        <w:tc>
          <w:tcPr>
            <w:tcW w:w="3117" w:type="dxa"/>
          </w:tcPr>
          <w:p w14:paraId="225715F2" w14:textId="01CFF10A" w:rsidR="00B71069" w:rsidRPr="00B71069" w:rsidRDefault="00B71069" w:rsidP="00B71069">
            <w:pPr>
              <w:spacing w:after="160" w:line="259" w:lineRule="auto"/>
              <w:rPr>
                <w:rFonts w:ascii="Aptos" w:eastAsia="Aptos" w:hAnsi="Aptos" w:cs="Aptos"/>
              </w:rPr>
            </w:pPr>
            <w:r w:rsidRPr="00B71069">
              <w:rPr>
                <w:rFonts w:ascii="Aptos" w:eastAsia="Aptos" w:hAnsi="Aptos" w:cs="Aptos"/>
              </w:rPr>
              <w:t xml:space="preserve">Tourism </w:t>
            </w:r>
            <w:r>
              <w:rPr>
                <w:rFonts w:ascii="Aptos" w:eastAsia="Aptos" w:hAnsi="Aptos" w:cs="Aptos"/>
              </w:rPr>
              <w:t xml:space="preserve"> </w:t>
            </w:r>
          </w:p>
        </w:tc>
        <w:tc>
          <w:tcPr>
            <w:tcW w:w="3117" w:type="dxa"/>
          </w:tcPr>
          <w:p w14:paraId="01F1A37C" w14:textId="3186C66B" w:rsidR="00B71069" w:rsidRPr="00B71069" w:rsidRDefault="00B71069" w:rsidP="00B71069">
            <w:pPr>
              <w:spacing w:after="160" w:line="259" w:lineRule="auto"/>
              <w:rPr>
                <w:rFonts w:ascii="Aptos" w:eastAsia="Aptos" w:hAnsi="Aptos" w:cs="Aptos"/>
              </w:rPr>
            </w:pPr>
            <w:r w:rsidRPr="00B71069">
              <w:rPr>
                <w:rFonts w:ascii="Aptos" w:eastAsia="Aptos" w:hAnsi="Aptos" w:cs="Aptos"/>
              </w:rPr>
              <w:t xml:space="preserve">Healthcare </w:t>
            </w:r>
            <w:r>
              <w:rPr>
                <w:rFonts w:ascii="Aptos" w:eastAsia="Aptos" w:hAnsi="Aptos" w:cs="Aptos"/>
              </w:rPr>
              <w:t xml:space="preserve"> </w:t>
            </w:r>
          </w:p>
        </w:tc>
      </w:tr>
      <w:tr w:rsidR="00B71069" w:rsidRPr="00B71069" w14:paraId="2777242C" w14:textId="77777777" w:rsidTr="00AB0462">
        <w:tc>
          <w:tcPr>
            <w:tcW w:w="3116" w:type="dxa"/>
          </w:tcPr>
          <w:p w14:paraId="21583F36" w14:textId="215ECD00" w:rsidR="00B71069" w:rsidRPr="00B71069" w:rsidRDefault="00B71069" w:rsidP="00B71069">
            <w:pPr>
              <w:spacing w:after="160" w:line="259" w:lineRule="auto"/>
              <w:rPr>
                <w:rFonts w:ascii="Aptos" w:eastAsia="Aptos" w:hAnsi="Aptos" w:cs="Aptos"/>
              </w:rPr>
            </w:pPr>
            <w:r w:rsidRPr="00B71069">
              <w:rPr>
                <w:rFonts w:ascii="Aptos" w:eastAsia="Aptos" w:hAnsi="Aptos" w:cs="Aptos"/>
              </w:rPr>
              <w:t>Entertainment</w:t>
            </w:r>
          </w:p>
        </w:tc>
        <w:tc>
          <w:tcPr>
            <w:tcW w:w="3117" w:type="dxa"/>
          </w:tcPr>
          <w:p w14:paraId="517DCA91" w14:textId="631E04FC" w:rsidR="00B71069" w:rsidRPr="00B71069" w:rsidRDefault="00B71069" w:rsidP="00B71069">
            <w:pPr>
              <w:spacing w:after="160" w:line="259" w:lineRule="auto"/>
              <w:rPr>
                <w:rFonts w:ascii="Aptos" w:eastAsia="Aptos" w:hAnsi="Aptos" w:cs="Aptos"/>
              </w:rPr>
            </w:pPr>
            <w:r w:rsidRPr="00B71069">
              <w:rPr>
                <w:rFonts w:ascii="Aptos" w:eastAsia="Aptos" w:hAnsi="Aptos" w:cs="Aptos"/>
              </w:rPr>
              <w:t>Manufacturing</w:t>
            </w:r>
          </w:p>
        </w:tc>
        <w:tc>
          <w:tcPr>
            <w:tcW w:w="3117" w:type="dxa"/>
          </w:tcPr>
          <w:p w14:paraId="61D0EF3F" w14:textId="4CF764B7" w:rsidR="00B71069" w:rsidRPr="00B71069" w:rsidRDefault="00B71069" w:rsidP="00B71069">
            <w:pPr>
              <w:spacing w:after="160" w:line="259" w:lineRule="auto"/>
              <w:rPr>
                <w:rFonts w:ascii="Aptos" w:eastAsia="Aptos" w:hAnsi="Aptos" w:cs="Aptos"/>
              </w:rPr>
            </w:pPr>
            <w:r w:rsidRPr="00B71069">
              <w:rPr>
                <w:rFonts w:ascii="Aptos" w:eastAsia="Aptos" w:hAnsi="Aptos" w:cs="Aptos"/>
              </w:rPr>
              <w:t>Education</w:t>
            </w:r>
          </w:p>
        </w:tc>
      </w:tr>
      <w:tr w:rsidR="00B71069" w:rsidRPr="00B71069" w14:paraId="03D1C349" w14:textId="77777777" w:rsidTr="00AB0462">
        <w:tc>
          <w:tcPr>
            <w:tcW w:w="3116" w:type="dxa"/>
          </w:tcPr>
          <w:p w14:paraId="20B36F1F" w14:textId="43AAD15D" w:rsidR="00B71069" w:rsidRPr="00B71069" w:rsidRDefault="00B71069" w:rsidP="00B71069">
            <w:pPr>
              <w:spacing w:after="160" w:line="259" w:lineRule="auto"/>
              <w:rPr>
                <w:rFonts w:ascii="Aptos" w:eastAsia="Aptos" w:hAnsi="Aptos" w:cs="Aptos"/>
              </w:rPr>
            </w:pPr>
            <w:r w:rsidRPr="00B71069">
              <w:rPr>
                <w:rFonts w:ascii="Aptos" w:eastAsia="Aptos" w:hAnsi="Aptos" w:cs="Aptos"/>
              </w:rPr>
              <w:t>Banking</w:t>
            </w:r>
          </w:p>
        </w:tc>
        <w:tc>
          <w:tcPr>
            <w:tcW w:w="3117" w:type="dxa"/>
          </w:tcPr>
          <w:p w14:paraId="1EBAC883" w14:textId="6F12EA13" w:rsidR="00B71069" w:rsidRPr="00B71069" w:rsidRDefault="00B71069" w:rsidP="00B71069">
            <w:pPr>
              <w:spacing w:after="160" w:line="259" w:lineRule="auto"/>
              <w:rPr>
                <w:rFonts w:ascii="Aptos" w:eastAsia="Aptos" w:hAnsi="Aptos" w:cs="Aptos"/>
              </w:rPr>
            </w:pPr>
            <w:r w:rsidRPr="00B71069">
              <w:rPr>
                <w:rFonts w:ascii="Aptos" w:eastAsia="Aptos" w:hAnsi="Aptos" w:cs="Aptos"/>
              </w:rPr>
              <w:t xml:space="preserve">Finance </w:t>
            </w:r>
            <w:r>
              <w:rPr>
                <w:rFonts w:ascii="Aptos" w:eastAsia="Aptos" w:hAnsi="Aptos" w:cs="Aptos"/>
              </w:rPr>
              <w:t xml:space="preserve"> </w:t>
            </w:r>
          </w:p>
        </w:tc>
        <w:tc>
          <w:tcPr>
            <w:tcW w:w="3117" w:type="dxa"/>
          </w:tcPr>
          <w:p w14:paraId="7EAB11AB" w14:textId="235FC0AF" w:rsidR="00B71069" w:rsidRPr="00B71069" w:rsidRDefault="00B71069" w:rsidP="00B71069">
            <w:pPr>
              <w:spacing w:after="160" w:line="259" w:lineRule="auto"/>
              <w:rPr>
                <w:rFonts w:ascii="Aptos" w:eastAsia="Aptos" w:hAnsi="Aptos" w:cs="Aptos"/>
              </w:rPr>
            </w:pPr>
            <w:r w:rsidRPr="00B71069">
              <w:rPr>
                <w:rFonts w:ascii="Aptos" w:eastAsia="Aptos" w:hAnsi="Aptos" w:cs="Aptos"/>
              </w:rPr>
              <w:t xml:space="preserve">Retail </w:t>
            </w:r>
          </w:p>
        </w:tc>
      </w:tr>
    </w:tbl>
    <w:p w14:paraId="33ECC915" w14:textId="77777777" w:rsidR="004429E4" w:rsidRDefault="004429E4"/>
    <w:p w14:paraId="5D2B34D9" w14:textId="65879E4E" w:rsidR="004429E4" w:rsidRDefault="00E96D64" w:rsidP="00842BEE">
      <w:pPr>
        <w:pStyle w:val="Heading2"/>
        <w:jc w:val="center"/>
        <w:rPr>
          <w:b/>
          <w:color w:val="C00000"/>
          <w:sz w:val="36"/>
        </w:rPr>
      </w:pPr>
      <w:bookmarkStart w:id="1" w:name="_1ujzaeqnsbad" w:colFirst="0" w:colLast="0"/>
      <w:bookmarkEnd w:id="1"/>
      <w:r>
        <w:rPr>
          <w:b/>
          <w:color w:val="C00000"/>
          <w:sz w:val="36"/>
        </w:rPr>
        <w:t xml:space="preserve">From Idea to Reality: </w:t>
      </w:r>
      <w:r w:rsidRPr="00C76F60">
        <w:rPr>
          <w:b/>
          <w:color w:val="0F243E" w:themeColor="text2" w:themeShade="80"/>
          <w:sz w:val="36"/>
        </w:rPr>
        <w:t>Our Web Design</w:t>
      </w:r>
      <w:r w:rsidR="000211DE">
        <w:rPr>
          <w:b/>
          <w:color w:val="0F243E" w:themeColor="text2" w:themeShade="80"/>
          <w:sz w:val="36"/>
        </w:rPr>
        <w:t xml:space="preserve"> &amp; Development</w:t>
      </w:r>
      <w:r w:rsidRPr="00C76F60">
        <w:rPr>
          <w:b/>
          <w:color w:val="0F243E" w:themeColor="text2" w:themeShade="80"/>
          <w:sz w:val="36"/>
        </w:rPr>
        <w:t xml:space="preserve"> Process</w:t>
      </w:r>
    </w:p>
    <w:p w14:paraId="72C275FD" w14:textId="77A94B5D" w:rsidR="00E96D64" w:rsidRDefault="00E96D64" w:rsidP="00E96D64">
      <w:pPr>
        <w:rPr>
          <w:rFonts w:ascii="Comic Sans MS" w:eastAsia="Comic Sans MS" w:hAnsi="Comic Sans MS" w:cs="Comic Sans MS"/>
        </w:rPr>
      </w:pPr>
      <w:r w:rsidRPr="00C76F60">
        <w:rPr>
          <w:rFonts w:ascii="Comic Sans MS" w:eastAsia="Comic Sans MS" w:hAnsi="Comic Sans MS" w:cs="Comic Sans MS"/>
        </w:rPr>
        <w:t xml:space="preserve">With an aim to outmatch any other </w:t>
      </w:r>
      <w:r w:rsidRPr="00C76F60">
        <w:rPr>
          <w:rFonts w:ascii="Comic Sans MS" w:eastAsia="Comic Sans MS" w:hAnsi="Comic Sans MS" w:cs="Comic Sans MS"/>
          <w:b/>
        </w:rPr>
        <w:t xml:space="preserve">web design agency Dubai, </w:t>
      </w:r>
      <w:r w:rsidRPr="00C76F60">
        <w:rPr>
          <w:rFonts w:ascii="Comic Sans MS" w:eastAsia="Comic Sans MS" w:hAnsi="Comic Sans MS" w:cs="Comic Sans MS"/>
        </w:rPr>
        <w:t xml:space="preserve">our experts deliver highly scalable custom web solutions to our diverse clients. One thing that make us best is our strict code to meet deadline in all circumstance without compromising on quality. </w:t>
      </w:r>
      <w:r w:rsidR="00C76F60">
        <w:rPr>
          <w:rFonts w:ascii="Comic Sans MS" w:eastAsia="Comic Sans MS" w:hAnsi="Comic Sans MS" w:cs="Comic Sans MS"/>
        </w:rPr>
        <w:t>Here is how our web design and development process begin:</w:t>
      </w:r>
    </w:p>
    <w:tbl>
      <w:tblPr>
        <w:tblStyle w:val="TableGrid"/>
        <w:tblW w:w="0" w:type="auto"/>
        <w:tblLook w:val="04A0" w:firstRow="1" w:lastRow="0" w:firstColumn="1" w:lastColumn="0" w:noHBand="0" w:noVBand="1"/>
      </w:tblPr>
      <w:tblGrid>
        <w:gridCol w:w="3116"/>
        <w:gridCol w:w="3117"/>
        <w:gridCol w:w="3117"/>
      </w:tblGrid>
      <w:tr w:rsidR="00C76F60" w14:paraId="1B8543FF" w14:textId="77777777" w:rsidTr="00C76F60">
        <w:tc>
          <w:tcPr>
            <w:tcW w:w="3116" w:type="dxa"/>
          </w:tcPr>
          <w:p w14:paraId="1F36BD5C" w14:textId="6A7C4B0F" w:rsidR="00C76F60" w:rsidRPr="000211DE" w:rsidRDefault="00C76F60" w:rsidP="000211DE">
            <w:pPr>
              <w:pStyle w:val="Heading3"/>
              <w:jc w:val="center"/>
              <w:outlineLvl w:val="2"/>
              <w:rPr>
                <w:b/>
              </w:rPr>
            </w:pPr>
            <w:r w:rsidRPr="000211DE">
              <w:rPr>
                <w:b/>
              </w:rPr>
              <w:t>Consultation</w:t>
            </w:r>
          </w:p>
        </w:tc>
        <w:tc>
          <w:tcPr>
            <w:tcW w:w="3117" w:type="dxa"/>
          </w:tcPr>
          <w:p w14:paraId="120B2E71" w14:textId="4D23C1B3" w:rsidR="00C76F60" w:rsidRPr="000211DE" w:rsidRDefault="00C76F60" w:rsidP="000211DE">
            <w:pPr>
              <w:pStyle w:val="Heading3"/>
              <w:jc w:val="center"/>
              <w:outlineLvl w:val="2"/>
              <w:rPr>
                <w:b/>
              </w:rPr>
            </w:pPr>
            <w:r w:rsidRPr="000211DE">
              <w:rPr>
                <w:b/>
              </w:rPr>
              <w:t>Strategy</w:t>
            </w:r>
          </w:p>
        </w:tc>
        <w:tc>
          <w:tcPr>
            <w:tcW w:w="3117" w:type="dxa"/>
          </w:tcPr>
          <w:p w14:paraId="52016B7C" w14:textId="6F24593C" w:rsidR="00C76F60" w:rsidRPr="000211DE" w:rsidRDefault="00C76F60" w:rsidP="000211DE">
            <w:pPr>
              <w:pStyle w:val="Heading3"/>
              <w:jc w:val="center"/>
              <w:outlineLvl w:val="2"/>
              <w:rPr>
                <w:b/>
              </w:rPr>
            </w:pPr>
            <w:r w:rsidRPr="000211DE">
              <w:rPr>
                <w:b/>
              </w:rPr>
              <w:t>Design</w:t>
            </w:r>
          </w:p>
        </w:tc>
      </w:tr>
      <w:tr w:rsidR="00C76F60" w14:paraId="45702D51" w14:textId="77777777" w:rsidTr="00C76F60">
        <w:tc>
          <w:tcPr>
            <w:tcW w:w="3116" w:type="dxa"/>
          </w:tcPr>
          <w:p w14:paraId="628E6035" w14:textId="350DC743" w:rsidR="00C76F60" w:rsidRDefault="000211DE" w:rsidP="00F42FEE">
            <w:pPr>
              <w:jc w:val="center"/>
              <w:rPr>
                <w:rFonts w:ascii="Comic Sans MS" w:eastAsia="Comic Sans MS" w:hAnsi="Comic Sans MS" w:cs="Comic Sans MS"/>
              </w:rPr>
            </w:pPr>
            <w:r>
              <w:rPr>
                <w:rFonts w:ascii="Comic Sans MS" w:eastAsia="Comic Sans MS" w:hAnsi="Comic Sans MS" w:cs="Comic Sans MS"/>
              </w:rPr>
              <w:t xml:space="preserve">Create a technical document to learn about </w:t>
            </w:r>
            <w:r>
              <w:rPr>
                <w:rFonts w:ascii="Comic Sans MS" w:eastAsia="Comic Sans MS" w:hAnsi="Comic Sans MS" w:cs="Comic Sans MS"/>
              </w:rPr>
              <w:lastRenderedPageBreak/>
              <w:t>desirable design requirements of our clients.</w:t>
            </w:r>
          </w:p>
        </w:tc>
        <w:tc>
          <w:tcPr>
            <w:tcW w:w="3117" w:type="dxa"/>
          </w:tcPr>
          <w:p w14:paraId="0B0DB18A" w14:textId="16AB8E8A" w:rsidR="00C76F60" w:rsidRDefault="000211DE" w:rsidP="00F42FEE">
            <w:pPr>
              <w:jc w:val="center"/>
              <w:rPr>
                <w:rFonts w:ascii="Comic Sans MS" w:eastAsia="Comic Sans MS" w:hAnsi="Comic Sans MS" w:cs="Comic Sans MS"/>
              </w:rPr>
            </w:pPr>
            <w:r>
              <w:rPr>
                <w:rFonts w:ascii="Comic Sans MS" w:eastAsia="Comic Sans MS" w:hAnsi="Comic Sans MS" w:cs="Comic Sans MS"/>
              </w:rPr>
              <w:lastRenderedPageBreak/>
              <w:t xml:space="preserve">Run our SWOT analysis program to understand all </w:t>
            </w:r>
            <w:r>
              <w:rPr>
                <w:rFonts w:ascii="Comic Sans MS" w:eastAsia="Comic Sans MS" w:hAnsi="Comic Sans MS" w:cs="Comic Sans MS"/>
              </w:rPr>
              <w:lastRenderedPageBreak/>
              <w:t xml:space="preserve">the needs and challenges of our </w:t>
            </w:r>
            <w:r w:rsidR="00F42FEE">
              <w:rPr>
                <w:rFonts w:ascii="Comic Sans MS" w:eastAsia="Comic Sans MS" w:hAnsi="Comic Sans MS" w:cs="Comic Sans MS"/>
              </w:rPr>
              <w:t>client’s</w:t>
            </w:r>
            <w:r>
              <w:rPr>
                <w:rFonts w:ascii="Comic Sans MS" w:eastAsia="Comic Sans MS" w:hAnsi="Comic Sans MS" w:cs="Comic Sans MS"/>
              </w:rPr>
              <w:t xml:space="preserve"> businesses</w:t>
            </w:r>
          </w:p>
        </w:tc>
        <w:tc>
          <w:tcPr>
            <w:tcW w:w="3117" w:type="dxa"/>
          </w:tcPr>
          <w:p w14:paraId="24992C1B" w14:textId="2F69BB72" w:rsidR="00F42FEE" w:rsidRDefault="00F42FEE" w:rsidP="00F42FEE">
            <w:pPr>
              <w:jc w:val="center"/>
              <w:rPr>
                <w:rFonts w:ascii="Comic Sans MS" w:eastAsia="Comic Sans MS" w:hAnsi="Comic Sans MS" w:cs="Comic Sans MS"/>
              </w:rPr>
            </w:pPr>
            <w:r w:rsidRPr="00F42FEE">
              <w:rPr>
                <w:rFonts w:ascii="Comic Sans MS" w:eastAsia="Comic Sans MS" w:hAnsi="Comic Sans MS" w:cs="Comic Sans MS"/>
              </w:rPr>
              <w:lastRenderedPageBreak/>
              <w:t xml:space="preserve">After sitemap development and content analysis, our </w:t>
            </w:r>
            <w:r w:rsidRPr="00F42FEE">
              <w:rPr>
                <w:rFonts w:ascii="Comic Sans MS" w:eastAsia="Comic Sans MS" w:hAnsi="Comic Sans MS" w:cs="Comic Sans MS"/>
              </w:rPr>
              <w:lastRenderedPageBreak/>
              <w:t>experts start the process of website designing</w:t>
            </w:r>
          </w:p>
          <w:p w14:paraId="2760BE45" w14:textId="0648CE5F" w:rsidR="00C76F60" w:rsidRDefault="00C76F60" w:rsidP="00F42FEE">
            <w:pPr>
              <w:jc w:val="center"/>
              <w:rPr>
                <w:rFonts w:ascii="Comic Sans MS" w:eastAsia="Comic Sans MS" w:hAnsi="Comic Sans MS" w:cs="Comic Sans MS"/>
              </w:rPr>
            </w:pPr>
          </w:p>
        </w:tc>
      </w:tr>
      <w:tr w:rsidR="00C76F60" w14:paraId="379FAABE" w14:textId="77777777" w:rsidTr="00C76F60">
        <w:tc>
          <w:tcPr>
            <w:tcW w:w="3116" w:type="dxa"/>
          </w:tcPr>
          <w:p w14:paraId="7B874481" w14:textId="1AF3C569" w:rsidR="00C76F60" w:rsidRPr="000211DE" w:rsidRDefault="00C76F60" w:rsidP="000211DE">
            <w:pPr>
              <w:pStyle w:val="Heading3"/>
              <w:jc w:val="center"/>
              <w:outlineLvl w:val="2"/>
              <w:rPr>
                <w:b/>
              </w:rPr>
            </w:pPr>
            <w:r w:rsidRPr="000211DE">
              <w:rPr>
                <w:b/>
              </w:rPr>
              <w:lastRenderedPageBreak/>
              <w:t>Development</w:t>
            </w:r>
          </w:p>
        </w:tc>
        <w:tc>
          <w:tcPr>
            <w:tcW w:w="3117" w:type="dxa"/>
          </w:tcPr>
          <w:p w14:paraId="0F5BFF07" w14:textId="6624B6A9" w:rsidR="00C76F60" w:rsidRPr="000211DE" w:rsidRDefault="00C76F60" w:rsidP="000211DE">
            <w:pPr>
              <w:pStyle w:val="Heading3"/>
              <w:jc w:val="center"/>
              <w:outlineLvl w:val="2"/>
              <w:rPr>
                <w:b/>
              </w:rPr>
            </w:pPr>
            <w:r w:rsidRPr="000211DE">
              <w:rPr>
                <w:b/>
              </w:rPr>
              <w:t>Checking</w:t>
            </w:r>
          </w:p>
        </w:tc>
        <w:tc>
          <w:tcPr>
            <w:tcW w:w="3117" w:type="dxa"/>
          </w:tcPr>
          <w:p w14:paraId="57537440" w14:textId="64B8D741" w:rsidR="00C76F60" w:rsidRPr="000211DE" w:rsidRDefault="00C76F60" w:rsidP="000211DE">
            <w:pPr>
              <w:pStyle w:val="Heading3"/>
              <w:jc w:val="center"/>
              <w:outlineLvl w:val="2"/>
              <w:rPr>
                <w:b/>
              </w:rPr>
            </w:pPr>
            <w:r w:rsidRPr="000211DE">
              <w:rPr>
                <w:b/>
              </w:rPr>
              <w:t>Launch</w:t>
            </w:r>
          </w:p>
        </w:tc>
      </w:tr>
      <w:tr w:rsidR="00C76F60" w14:paraId="108C6931" w14:textId="77777777" w:rsidTr="00C76F60">
        <w:tc>
          <w:tcPr>
            <w:tcW w:w="3116" w:type="dxa"/>
          </w:tcPr>
          <w:p w14:paraId="097FE49C" w14:textId="796EDE3F" w:rsidR="00C76F60" w:rsidRDefault="00F42FEE" w:rsidP="00F42FEE">
            <w:pPr>
              <w:jc w:val="center"/>
              <w:rPr>
                <w:ins w:id="2" w:author="Irfan Ali" w:date="2024-07-21T00:09:00Z"/>
                <w:rFonts w:ascii="Comic Sans MS" w:eastAsia="Comic Sans MS" w:hAnsi="Comic Sans MS" w:cs="Comic Sans MS"/>
              </w:rPr>
            </w:pPr>
            <w:r>
              <w:rPr>
                <w:rFonts w:ascii="Comic Sans MS" w:eastAsia="Comic Sans MS" w:hAnsi="Comic Sans MS" w:cs="Comic Sans MS"/>
              </w:rPr>
              <w:t>Develop the design of the website from the start and make sure it is optimized.</w:t>
            </w:r>
          </w:p>
          <w:p w14:paraId="03661FA8" w14:textId="1A5D5483" w:rsidR="000211DE" w:rsidRDefault="000211DE" w:rsidP="00E96D64">
            <w:pPr>
              <w:rPr>
                <w:rFonts w:ascii="Comic Sans MS" w:eastAsia="Comic Sans MS" w:hAnsi="Comic Sans MS" w:cs="Comic Sans MS"/>
              </w:rPr>
            </w:pPr>
          </w:p>
        </w:tc>
        <w:tc>
          <w:tcPr>
            <w:tcW w:w="3117" w:type="dxa"/>
          </w:tcPr>
          <w:p w14:paraId="7FD92155" w14:textId="0C4914AA" w:rsidR="00C76F60" w:rsidRDefault="00F42FEE" w:rsidP="00F42FEE">
            <w:pPr>
              <w:jc w:val="center"/>
              <w:rPr>
                <w:rFonts w:ascii="Comic Sans MS" w:eastAsia="Comic Sans MS" w:hAnsi="Comic Sans MS" w:cs="Comic Sans MS"/>
              </w:rPr>
            </w:pPr>
            <w:r>
              <w:rPr>
                <w:rFonts w:ascii="Comic Sans MS" w:eastAsia="Comic Sans MS" w:hAnsi="Comic Sans MS" w:cs="Comic Sans MS"/>
              </w:rPr>
              <w:t>Before website launching, check all possible error possibilities by conducting different tests.</w:t>
            </w:r>
          </w:p>
        </w:tc>
        <w:tc>
          <w:tcPr>
            <w:tcW w:w="3117" w:type="dxa"/>
          </w:tcPr>
          <w:p w14:paraId="47E0A7A6" w14:textId="42C6A52D" w:rsidR="00C76F60" w:rsidRDefault="00F42FEE" w:rsidP="00F42FEE">
            <w:pPr>
              <w:jc w:val="center"/>
              <w:rPr>
                <w:rFonts w:ascii="Comic Sans MS" w:eastAsia="Comic Sans MS" w:hAnsi="Comic Sans MS" w:cs="Comic Sans MS"/>
              </w:rPr>
            </w:pPr>
            <w:r>
              <w:rPr>
                <w:rFonts w:ascii="Comic Sans MS" w:eastAsia="Comic Sans MS" w:hAnsi="Comic Sans MS" w:cs="Comic Sans MS"/>
              </w:rPr>
              <w:t>After checking the website goes live and monitor its performance continuously to improve it further.</w:t>
            </w:r>
          </w:p>
        </w:tc>
      </w:tr>
    </w:tbl>
    <w:p w14:paraId="01835304" w14:textId="77777777" w:rsidR="00E96D64" w:rsidRDefault="00E96D64" w:rsidP="00E96D64">
      <w:pPr>
        <w:rPr>
          <w:rFonts w:ascii="Comic Sans MS" w:eastAsia="Comic Sans MS" w:hAnsi="Comic Sans MS" w:cs="Comic Sans MS"/>
          <w:color w:val="E36C0A" w:themeColor="accent6" w:themeShade="BF"/>
        </w:rPr>
      </w:pPr>
    </w:p>
    <w:p w14:paraId="0534460A" w14:textId="318773F3" w:rsidR="004429E4" w:rsidRDefault="006B7431" w:rsidP="003F2395">
      <w:pPr>
        <w:pStyle w:val="Heading2"/>
        <w:rPr>
          <w:b/>
          <w:color w:val="C00000"/>
          <w:sz w:val="40"/>
        </w:rPr>
      </w:pPr>
      <w:bookmarkStart w:id="3" w:name="_kdkd18rh56tz" w:colFirst="0" w:colLast="0"/>
      <w:bookmarkEnd w:id="3"/>
      <w:r w:rsidRPr="003F2395">
        <w:rPr>
          <w:b/>
          <w:color w:val="C00000"/>
          <w:sz w:val="40"/>
        </w:rPr>
        <w:t xml:space="preserve">We </w:t>
      </w:r>
      <w:r w:rsidR="003F2395" w:rsidRPr="003F2395">
        <w:rPr>
          <w:b/>
          <w:color w:val="C00000"/>
          <w:sz w:val="40"/>
        </w:rPr>
        <w:t>Design and Develop W</w:t>
      </w:r>
      <w:r w:rsidRPr="003F2395">
        <w:rPr>
          <w:b/>
          <w:color w:val="C00000"/>
          <w:sz w:val="40"/>
        </w:rPr>
        <w:t xml:space="preserve">ebsites to </w:t>
      </w:r>
      <w:r w:rsidR="003F2395" w:rsidRPr="003F2395">
        <w:rPr>
          <w:b/>
          <w:color w:val="C00000"/>
          <w:sz w:val="40"/>
        </w:rPr>
        <w:t>Drive Sales &amp; I</w:t>
      </w:r>
      <w:r w:rsidRPr="003F2395">
        <w:rPr>
          <w:b/>
          <w:color w:val="C00000"/>
          <w:sz w:val="40"/>
        </w:rPr>
        <w:t xml:space="preserve">ncrease </w:t>
      </w:r>
      <w:r w:rsidR="003F2395" w:rsidRPr="003F2395">
        <w:rPr>
          <w:b/>
          <w:color w:val="C00000"/>
          <w:sz w:val="40"/>
        </w:rPr>
        <w:t>L</w:t>
      </w:r>
      <w:r w:rsidRPr="003F2395">
        <w:rPr>
          <w:b/>
          <w:color w:val="C00000"/>
          <w:sz w:val="40"/>
        </w:rPr>
        <w:t>eads</w:t>
      </w:r>
      <w:r w:rsidR="003F2395" w:rsidRPr="003F2395">
        <w:rPr>
          <w:b/>
          <w:color w:val="C00000"/>
          <w:sz w:val="40"/>
        </w:rPr>
        <w:t>!</w:t>
      </w:r>
    </w:p>
    <w:p w14:paraId="3477FF0E" w14:textId="01C84226" w:rsidR="003F2395" w:rsidRDefault="003F2395" w:rsidP="003F2395">
      <w:r>
        <w:t xml:space="preserve">Humans attraction towards attractive visuals and good-looking designs is a natural thing. A potential client in most cases judge the integrity and capabilities of a business </w:t>
      </w:r>
      <w:r w:rsidR="00F61F4C">
        <w:t>solely based on aesthetic design of the website. With us you can:</w:t>
      </w:r>
    </w:p>
    <w:p w14:paraId="7A9E4C3F" w14:textId="25DFFFAE" w:rsidR="00F61F4C" w:rsidRDefault="00F61F4C" w:rsidP="003F2395"/>
    <w:tbl>
      <w:tblPr>
        <w:tblStyle w:val="TableGrid"/>
        <w:tblW w:w="0" w:type="auto"/>
        <w:tblLook w:val="04A0" w:firstRow="1" w:lastRow="0" w:firstColumn="1" w:lastColumn="0" w:noHBand="0" w:noVBand="1"/>
      </w:tblPr>
      <w:tblGrid>
        <w:gridCol w:w="3116"/>
        <w:gridCol w:w="3117"/>
        <w:gridCol w:w="3117"/>
      </w:tblGrid>
      <w:tr w:rsidR="00F61F4C" w14:paraId="54ECB3CE" w14:textId="77777777" w:rsidTr="00F61F4C">
        <w:tc>
          <w:tcPr>
            <w:tcW w:w="3116" w:type="dxa"/>
          </w:tcPr>
          <w:p w14:paraId="389E14ED" w14:textId="2BC50BCE" w:rsidR="00F61F4C" w:rsidRPr="00F61F4C" w:rsidRDefault="00F61F4C" w:rsidP="00F61F4C">
            <w:pPr>
              <w:pStyle w:val="Heading3"/>
              <w:jc w:val="center"/>
              <w:outlineLvl w:val="2"/>
              <w:rPr>
                <w:b/>
              </w:rPr>
            </w:pPr>
            <w:r w:rsidRPr="00F61F4C">
              <w:rPr>
                <w:b/>
              </w:rPr>
              <w:t>Increase Conversion Rate</w:t>
            </w:r>
          </w:p>
        </w:tc>
        <w:tc>
          <w:tcPr>
            <w:tcW w:w="3117" w:type="dxa"/>
          </w:tcPr>
          <w:p w14:paraId="239595F3" w14:textId="20BA4E92" w:rsidR="00F61F4C" w:rsidRPr="00F61F4C" w:rsidRDefault="00F61F4C" w:rsidP="00F61F4C">
            <w:pPr>
              <w:pStyle w:val="Heading3"/>
              <w:jc w:val="center"/>
              <w:outlineLvl w:val="2"/>
              <w:rPr>
                <w:b/>
              </w:rPr>
            </w:pPr>
            <w:r w:rsidRPr="00F61F4C">
              <w:rPr>
                <w:b/>
              </w:rPr>
              <w:t>Improve SEO Practices</w:t>
            </w:r>
          </w:p>
        </w:tc>
        <w:tc>
          <w:tcPr>
            <w:tcW w:w="3117" w:type="dxa"/>
          </w:tcPr>
          <w:p w14:paraId="3CA65A8D" w14:textId="335B7EE4" w:rsidR="00F61F4C" w:rsidRPr="00F61F4C" w:rsidRDefault="00F61F4C" w:rsidP="00F61F4C">
            <w:pPr>
              <w:pStyle w:val="Heading3"/>
              <w:jc w:val="center"/>
              <w:outlineLvl w:val="2"/>
              <w:rPr>
                <w:b/>
              </w:rPr>
            </w:pPr>
            <w:r w:rsidRPr="00F61F4C">
              <w:rPr>
                <w:b/>
              </w:rPr>
              <w:t>Build Better First Impression</w:t>
            </w:r>
          </w:p>
        </w:tc>
      </w:tr>
      <w:tr w:rsidR="00F61F4C" w14:paraId="2DBAC01F" w14:textId="77777777" w:rsidTr="007277B4">
        <w:trPr>
          <w:trHeight w:val="2285"/>
        </w:trPr>
        <w:tc>
          <w:tcPr>
            <w:tcW w:w="3116" w:type="dxa"/>
          </w:tcPr>
          <w:p w14:paraId="6B4B87D6" w14:textId="1CE624BC" w:rsidR="00F61F4C" w:rsidRDefault="007277B4" w:rsidP="007277B4">
            <w:pPr>
              <w:jc w:val="center"/>
            </w:pPr>
            <w:r>
              <w:t>You are aware of the fact that customers start and end buying journey depend of your website. That’s why it is necessary to have an optimize design to increase sales.</w:t>
            </w:r>
          </w:p>
          <w:p w14:paraId="17BAC4D9" w14:textId="47037926" w:rsidR="00F61F4C" w:rsidRDefault="00F61F4C" w:rsidP="003F2395"/>
        </w:tc>
        <w:tc>
          <w:tcPr>
            <w:tcW w:w="3117" w:type="dxa"/>
          </w:tcPr>
          <w:p w14:paraId="731E7898" w14:textId="3A795D09" w:rsidR="00F61F4C" w:rsidRDefault="00F61F4C" w:rsidP="007277B4">
            <w:pPr>
              <w:jc w:val="center"/>
            </w:pPr>
            <w:r>
              <w:t xml:space="preserve">Eye-catching design of a website also leave an influence on </w:t>
            </w:r>
            <w:r w:rsidR="007277B4">
              <w:t xml:space="preserve">how </w:t>
            </w:r>
            <w:r>
              <w:t>search engine craw</w:t>
            </w:r>
            <w:r w:rsidR="007277B4">
              <w:t>ls ultimately impacting on site structure and speed in many ways.</w:t>
            </w:r>
          </w:p>
        </w:tc>
        <w:tc>
          <w:tcPr>
            <w:tcW w:w="3117" w:type="dxa"/>
          </w:tcPr>
          <w:p w14:paraId="73054F29" w14:textId="384B8A5C" w:rsidR="00F61F4C" w:rsidRDefault="00F61F4C" w:rsidP="007277B4">
            <w:pPr>
              <w:jc w:val="center"/>
            </w:pPr>
            <w:r>
              <w:t xml:space="preserve">Do you know 90% clients judge the performance and credibility of a website-based </w:t>
            </w:r>
            <w:r w:rsidR="007277B4">
              <w:t xml:space="preserve">on the </w:t>
            </w:r>
            <w:r>
              <w:t>principle of first impression?</w:t>
            </w:r>
            <w:r w:rsidR="007277B4">
              <w:t xml:space="preserve"> Hence, your web design will shape the future of your business.</w:t>
            </w:r>
          </w:p>
        </w:tc>
      </w:tr>
    </w:tbl>
    <w:p w14:paraId="20247AE7" w14:textId="3B05440A" w:rsidR="004429E4" w:rsidRDefault="004429E4">
      <w:pPr>
        <w:spacing w:after="160" w:line="259" w:lineRule="auto"/>
        <w:rPr>
          <w:rFonts w:ascii="Aptos" w:eastAsia="Aptos" w:hAnsi="Aptos" w:cs="Aptos"/>
          <w:sz w:val="26"/>
        </w:rPr>
      </w:pPr>
      <w:bookmarkStart w:id="4" w:name="_jcvlysmy0tm" w:colFirst="0" w:colLast="0"/>
      <w:bookmarkEnd w:id="4"/>
    </w:p>
    <w:p w14:paraId="5410162A" w14:textId="16FB9F1C" w:rsidR="00F42FEE" w:rsidRDefault="00F42FEE" w:rsidP="00F42FEE">
      <w:pPr>
        <w:pStyle w:val="Heading2"/>
        <w:rPr>
          <w:b/>
          <w:color w:val="E36C0A" w:themeColor="accent6" w:themeShade="BF"/>
        </w:rPr>
      </w:pPr>
      <w:r w:rsidRPr="00F42FEE">
        <w:rPr>
          <w:b/>
          <w:color w:val="E36C0A" w:themeColor="accent6" w:themeShade="BF"/>
        </w:rPr>
        <w:t>Need Web Development Services From the best W</w:t>
      </w:r>
      <w:r w:rsidRPr="00F42FEE">
        <w:rPr>
          <w:b/>
          <w:color w:val="E36C0A" w:themeColor="accent6" w:themeShade="BF"/>
        </w:rPr>
        <w:t xml:space="preserve">eb </w:t>
      </w:r>
      <w:r w:rsidRPr="00F42FEE">
        <w:rPr>
          <w:b/>
          <w:color w:val="E36C0A" w:themeColor="accent6" w:themeShade="BF"/>
        </w:rPr>
        <w:t>D</w:t>
      </w:r>
      <w:r w:rsidRPr="00F42FEE">
        <w:rPr>
          <w:b/>
          <w:color w:val="E36C0A" w:themeColor="accent6" w:themeShade="BF"/>
        </w:rPr>
        <w:t xml:space="preserve">ev </w:t>
      </w:r>
      <w:r w:rsidRPr="00F42FEE">
        <w:rPr>
          <w:b/>
          <w:color w:val="E36C0A" w:themeColor="accent6" w:themeShade="BF"/>
        </w:rPr>
        <w:t>A</w:t>
      </w:r>
      <w:r w:rsidRPr="00F42FEE">
        <w:rPr>
          <w:b/>
          <w:color w:val="E36C0A" w:themeColor="accent6" w:themeShade="BF"/>
        </w:rPr>
        <w:t>gency</w:t>
      </w:r>
      <w:r w:rsidRPr="00F42FEE">
        <w:rPr>
          <w:b/>
          <w:color w:val="E36C0A" w:themeColor="accent6" w:themeShade="BF"/>
        </w:rPr>
        <w:t>?</w:t>
      </w:r>
    </w:p>
    <w:p w14:paraId="4E13C1C0" w14:textId="46F5C679" w:rsidR="00F42FEE" w:rsidRDefault="00F42FEE" w:rsidP="00F42FEE">
      <w:r>
        <w:t xml:space="preserve">Ready to take advantage of TAM’s web development services? Our professional developers pay heed to all minor details in order to deliver what’s best for you. Long list of happy clients is </w:t>
      </w:r>
      <w:proofErr w:type="gramStart"/>
      <w:r>
        <w:t>prove</w:t>
      </w:r>
      <w:proofErr w:type="gramEnd"/>
      <w:r>
        <w:t xml:space="preserve"> of our excellence in this field. Have any web development idea in mind</w:t>
      </w:r>
      <w:r w:rsidR="00473464">
        <w:t>?</w:t>
      </w:r>
    </w:p>
    <w:p w14:paraId="5DCBF8C8" w14:textId="7513EEEA" w:rsidR="00473464" w:rsidRDefault="00473464" w:rsidP="00F42FEE"/>
    <w:tbl>
      <w:tblPr>
        <w:tblStyle w:val="TableGrid"/>
        <w:tblW w:w="0" w:type="auto"/>
        <w:tblInd w:w="2290" w:type="dxa"/>
        <w:tblLook w:val="04A0" w:firstRow="1" w:lastRow="0" w:firstColumn="1" w:lastColumn="0" w:noHBand="0" w:noVBand="1"/>
      </w:tblPr>
      <w:tblGrid>
        <w:gridCol w:w="4765"/>
      </w:tblGrid>
      <w:tr w:rsidR="00473464" w:rsidRPr="00473464" w14:paraId="5D111C85" w14:textId="77777777" w:rsidTr="00473464">
        <w:tc>
          <w:tcPr>
            <w:tcW w:w="4765" w:type="dxa"/>
          </w:tcPr>
          <w:p w14:paraId="4572B831" w14:textId="323D2C0A" w:rsidR="00473464" w:rsidRPr="00473464" w:rsidRDefault="00473464" w:rsidP="00F42FEE">
            <w:pPr>
              <w:rPr>
                <w:b/>
                <w:color w:val="00B050"/>
                <w:sz w:val="24"/>
              </w:rPr>
            </w:pPr>
            <w:r w:rsidRPr="00473464">
              <w:rPr>
                <w:b/>
                <w:color w:val="00B050"/>
                <w:sz w:val="24"/>
              </w:rPr>
              <w:t>Let’s Discuss Your Project!</w:t>
            </w:r>
          </w:p>
        </w:tc>
      </w:tr>
    </w:tbl>
    <w:p w14:paraId="43F5C0F6" w14:textId="77777777" w:rsidR="00F42FEE" w:rsidRDefault="00F42FEE" w:rsidP="00F42FEE"/>
    <w:p w14:paraId="328BBB39" w14:textId="77777777" w:rsidR="004429E4" w:rsidRPr="007277B4" w:rsidRDefault="006B7431">
      <w:pPr>
        <w:pStyle w:val="Heading2"/>
        <w:jc w:val="center"/>
        <w:rPr>
          <w:b/>
          <w:color w:val="00B050"/>
          <w:sz w:val="40"/>
        </w:rPr>
      </w:pPr>
      <w:bookmarkStart w:id="5" w:name="_nl31w97qgb7g" w:colFirst="0" w:colLast="0"/>
      <w:bookmarkEnd w:id="5"/>
      <w:r w:rsidRPr="007277B4">
        <w:rPr>
          <w:b/>
          <w:color w:val="00B050"/>
          <w:sz w:val="40"/>
        </w:rPr>
        <w:lastRenderedPageBreak/>
        <w:t>FAQ’s</w:t>
      </w:r>
    </w:p>
    <w:p w14:paraId="359A423D" w14:textId="77777777" w:rsidR="004429E4" w:rsidRDefault="004429E4">
      <w:pPr>
        <w:jc w:val="center"/>
      </w:pPr>
    </w:p>
    <w:p w14:paraId="79EBF167" w14:textId="5BBAB7A5" w:rsidR="004429E4" w:rsidRDefault="006B7431" w:rsidP="003F2395">
      <w:pPr>
        <w:pStyle w:val="Heading3"/>
        <w:rPr>
          <w:b/>
        </w:rPr>
      </w:pPr>
      <w:r w:rsidRPr="003F2395">
        <w:rPr>
          <w:b/>
        </w:rPr>
        <w:t>Which is the best web design &amp; development company in Dubai UAE?</w:t>
      </w:r>
    </w:p>
    <w:p w14:paraId="25241D52" w14:textId="7585873C" w:rsidR="003F2395" w:rsidRDefault="003F2395" w:rsidP="003F2395"/>
    <w:p w14:paraId="300771E1" w14:textId="008578B6" w:rsidR="004429E4" w:rsidRPr="003F2395" w:rsidRDefault="003F2395">
      <w:pPr>
        <w:rPr>
          <w:sz w:val="24"/>
        </w:rPr>
      </w:pPr>
      <w:r w:rsidRPr="003F2395">
        <w:rPr>
          <w:sz w:val="24"/>
        </w:rPr>
        <w:t>Three An</w:t>
      </w:r>
      <w:bookmarkStart w:id="6" w:name="_GoBack"/>
      <w:bookmarkEnd w:id="6"/>
      <w:r w:rsidRPr="003F2395">
        <w:rPr>
          <w:sz w:val="24"/>
        </w:rPr>
        <w:t>gle Marketing</w:t>
      </w:r>
      <w:r w:rsidR="00842BEE">
        <w:rPr>
          <w:sz w:val="24"/>
        </w:rPr>
        <w:t xml:space="preserve"> which is </w:t>
      </w:r>
      <w:r w:rsidR="003D5A8B">
        <w:rPr>
          <w:sz w:val="24"/>
        </w:rPr>
        <w:t xml:space="preserve">the </w:t>
      </w:r>
      <w:r w:rsidR="003D5A8B" w:rsidRPr="003D5A8B">
        <w:rPr>
          <w:b/>
          <w:sz w:val="24"/>
        </w:rPr>
        <w:t>web design company UAE</w:t>
      </w:r>
      <w:r w:rsidR="003D5A8B" w:rsidRPr="003D5A8B">
        <w:rPr>
          <w:sz w:val="24"/>
        </w:rPr>
        <w:t xml:space="preserve"> </w:t>
      </w:r>
      <w:r w:rsidRPr="003F2395">
        <w:rPr>
          <w:sz w:val="24"/>
        </w:rPr>
        <w:t>is the top choice of brands who is looking for web design &amp; development services in Dubai. It doesn’t matter which type of web design or development services you want to get; our experts will provide you the best in terms of performance and security.</w:t>
      </w:r>
    </w:p>
    <w:p w14:paraId="28A89789" w14:textId="3640434A" w:rsidR="004429E4" w:rsidRDefault="006B7431" w:rsidP="00270A48">
      <w:pPr>
        <w:pStyle w:val="Heading3"/>
        <w:rPr>
          <w:b/>
        </w:rPr>
      </w:pPr>
      <w:r w:rsidRPr="00270A48">
        <w:rPr>
          <w:b/>
        </w:rPr>
        <w:t>How do I choose the best web development agency in Dubai?</w:t>
      </w:r>
    </w:p>
    <w:p w14:paraId="5A6246E5" w14:textId="06AD1D6A" w:rsidR="00270A48" w:rsidRDefault="00270A48" w:rsidP="00270A48">
      <w:pPr>
        <w:rPr>
          <w:sz w:val="24"/>
        </w:rPr>
      </w:pPr>
      <w:r w:rsidRPr="00270A48">
        <w:rPr>
          <w:sz w:val="24"/>
        </w:rPr>
        <w:t xml:space="preserve">You need to consider different factors when you are going to choose a </w:t>
      </w:r>
      <w:r w:rsidRPr="003F2395">
        <w:rPr>
          <w:b/>
          <w:sz w:val="24"/>
        </w:rPr>
        <w:t xml:space="preserve">web development agency in Dubai </w:t>
      </w:r>
      <w:r w:rsidRPr="00270A48">
        <w:rPr>
          <w:sz w:val="24"/>
        </w:rPr>
        <w:t xml:space="preserve">for your business. </w:t>
      </w:r>
    </w:p>
    <w:p w14:paraId="3A4E0FB3" w14:textId="3EBB5C42" w:rsidR="00270A48" w:rsidRDefault="00270A48" w:rsidP="00270A48">
      <w:pPr>
        <w:pStyle w:val="ListParagraph"/>
        <w:numPr>
          <w:ilvl w:val="0"/>
          <w:numId w:val="10"/>
        </w:numPr>
        <w:rPr>
          <w:sz w:val="24"/>
        </w:rPr>
      </w:pPr>
      <w:r>
        <w:rPr>
          <w:sz w:val="24"/>
        </w:rPr>
        <w:t>Expertise</w:t>
      </w:r>
    </w:p>
    <w:p w14:paraId="34CF2579" w14:textId="03E6D7AC" w:rsidR="00270A48" w:rsidRDefault="00270A48" w:rsidP="00270A48">
      <w:pPr>
        <w:pStyle w:val="ListParagraph"/>
        <w:numPr>
          <w:ilvl w:val="0"/>
          <w:numId w:val="10"/>
        </w:numPr>
        <w:rPr>
          <w:sz w:val="24"/>
        </w:rPr>
      </w:pPr>
      <w:r>
        <w:rPr>
          <w:sz w:val="24"/>
        </w:rPr>
        <w:t>Experience</w:t>
      </w:r>
    </w:p>
    <w:p w14:paraId="49EC9423" w14:textId="36C2A957" w:rsidR="00270A48" w:rsidRDefault="003F2395" w:rsidP="00270A48">
      <w:pPr>
        <w:pStyle w:val="ListParagraph"/>
        <w:numPr>
          <w:ilvl w:val="0"/>
          <w:numId w:val="10"/>
        </w:numPr>
        <w:rPr>
          <w:sz w:val="24"/>
        </w:rPr>
      </w:pPr>
      <w:r>
        <w:rPr>
          <w:sz w:val="24"/>
        </w:rPr>
        <w:t>Client Testimonials</w:t>
      </w:r>
    </w:p>
    <w:p w14:paraId="3E50C990" w14:textId="75A9250F" w:rsidR="003F2395" w:rsidRDefault="003F2395" w:rsidP="003F2395">
      <w:pPr>
        <w:pStyle w:val="ListParagraph"/>
        <w:numPr>
          <w:ilvl w:val="0"/>
          <w:numId w:val="10"/>
        </w:numPr>
        <w:rPr>
          <w:sz w:val="24"/>
        </w:rPr>
      </w:pPr>
      <w:r>
        <w:rPr>
          <w:sz w:val="24"/>
        </w:rPr>
        <w:t>Portfolio</w:t>
      </w:r>
    </w:p>
    <w:p w14:paraId="74FFBA2A" w14:textId="67F53233" w:rsidR="003F2395" w:rsidRDefault="003F2395" w:rsidP="003F2395">
      <w:pPr>
        <w:pStyle w:val="ListParagraph"/>
        <w:numPr>
          <w:ilvl w:val="0"/>
          <w:numId w:val="10"/>
        </w:numPr>
        <w:rPr>
          <w:sz w:val="24"/>
        </w:rPr>
      </w:pPr>
      <w:r>
        <w:rPr>
          <w:sz w:val="24"/>
        </w:rPr>
        <w:t>Services</w:t>
      </w:r>
    </w:p>
    <w:p w14:paraId="11673882" w14:textId="7A6623B8" w:rsidR="004429E4" w:rsidRPr="003F2395" w:rsidRDefault="003F2395" w:rsidP="003F2395">
      <w:pPr>
        <w:pStyle w:val="ListParagraph"/>
        <w:numPr>
          <w:ilvl w:val="0"/>
          <w:numId w:val="10"/>
        </w:numPr>
        <w:rPr>
          <w:sz w:val="24"/>
        </w:rPr>
      </w:pPr>
      <w:r>
        <w:rPr>
          <w:sz w:val="24"/>
        </w:rPr>
        <w:t>Collaboration Style</w:t>
      </w:r>
    </w:p>
    <w:p w14:paraId="3FEF97A3" w14:textId="77777777" w:rsidR="004429E4" w:rsidRPr="00270A48" w:rsidRDefault="006B7431" w:rsidP="00270A48">
      <w:pPr>
        <w:pStyle w:val="Heading3"/>
        <w:rPr>
          <w:b/>
        </w:rPr>
      </w:pPr>
      <w:r w:rsidRPr="00270A48">
        <w:rPr>
          <w:b/>
        </w:rPr>
        <w:t>Where can I find the best web development services?</w:t>
      </w:r>
    </w:p>
    <w:p w14:paraId="65991BD5" w14:textId="2BA7E120" w:rsidR="004429E4" w:rsidRPr="00270A48" w:rsidRDefault="004429E4">
      <w:pPr>
        <w:rPr>
          <w:sz w:val="24"/>
        </w:rPr>
      </w:pPr>
    </w:p>
    <w:p w14:paraId="62744684" w14:textId="575D6D8B" w:rsidR="00270A48" w:rsidRPr="00270A48" w:rsidRDefault="00270A48">
      <w:pPr>
        <w:rPr>
          <w:sz w:val="24"/>
        </w:rPr>
      </w:pPr>
      <w:r w:rsidRPr="00270A48">
        <w:rPr>
          <w:sz w:val="24"/>
        </w:rPr>
        <w:t xml:space="preserve">You can find the best </w:t>
      </w:r>
      <w:r w:rsidRPr="00270A48">
        <w:rPr>
          <w:b/>
          <w:sz w:val="24"/>
        </w:rPr>
        <w:t>web development services</w:t>
      </w:r>
      <w:r w:rsidRPr="00270A48">
        <w:rPr>
          <w:sz w:val="24"/>
        </w:rPr>
        <w:t xml:space="preserve"> here at Three Angle Marketing (TAM). Not only our experts are specialized in this field but long list of happy clients is </w:t>
      </w:r>
      <w:proofErr w:type="gramStart"/>
      <w:r w:rsidRPr="00270A48">
        <w:rPr>
          <w:sz w:val="24"/>
        </w:rPr>
        <w:t>prove</w:t>
      </w:r>
      <w:proofErr w:type="gramEnd"/>
      <w:r w:rsidRPr="00270A48">
        <w:rPr>
          <w:sz w:val="24"/>
        </w:rPr>
        <w:t xml:space="preserve"> of our hard work, dedication, expertise level. So, don’t look around anywhere just contact us to get the best website development services.</w:t>
      </w:r>
    </w:p>
    <w:p w14:paraId="16D24AF2" w14:textId="77777777" w:rsidR="004429E4" w:rsidRDefault="004429E4"/>
    <w:p w14:paraId="1C91D50C" w14:textId="0BB9DEA8" w:rsidR="004429E4" w:rsidRDefault="006B7431" w:rsidP="00270A48">
      <w:pPr>
        <w:pStyle w:val="Heading3"/>
        <w:rPr>
          <w:b/>
        </w:rPr>
      </w:pPr>
      <w:r w:rsidRPr="00270A48">
        <w:rPr>
          <w:b/>
        </w:rPr>
        <w:t>Which company provides the best web development services in Dubai?</w:t>
      </w:r>
    </w:p>
    <w:p w14:paraId="0890876C" w14:textId="77777777" w:rsidR="00270A48" w:rsidRDefault="00270A48">
      <w:pPr>
        <w:rPr>
          <w:sz w:val="24"/>
        </w:rPr>
      </w:pPr>
    </w:p>
    <w:p w14:paraId="5FED39EF" w14:textId="6C475B90" w:rsidR="004429E4" w:rsidRDefault="00270A48">
      <w:r w:rsidRPr="00270A48">
        <w:rPr>
          <w:sz w:val="24"/>
        </w:rPr>
        <w:t xml:space="preserve">There are many </w:t>
      </w:r>
      <w:r w:rsidRPr="00270A48">
        <w:rPr>
          <w:b/>
          <w:sz w:val="24"/>
        </w:rPr>
        <w:t>web development companies in Dubai</w:t>
      </w:r>
      <w:r w:rsidRPr="00270A48">
        <w:rPr>
          <w:sz w:val="24"/>
        </w:rPr>
        <w:t xml:space="preserve"> that are specialized in this field.</w:t>
      </w:r>
      <w:r>
        <w:rPr>
          <w:sz w:val="24"/>
        </w:rPr>
        <w:t xml:space="preserve"> In order to make a better choice, you can consider different factors such as digital presence, type of services offered, client reviews, and portfolio. </w:t>
      </w:r>
    </w:p>
    <w:p w14:paraId="2AD47E16" w14:textId="77777777" w:rsidR="004429E4" w:rsidRPr="00D62F18" w:rsidRDefault="006B7431" w:rsidP="00D62F18">
      <w:pPr>
        <w:pStyle w:val="Heading3"/>
        <w:rPr>
          <w:b/>
        </w:rPr>
      </w:pPr>
      <w:r w:rsidRPr="00D62F18">
        <w:rPr>
          <w:b/>
        </w:rPr>
        <w:t>What services do web development companies in Dubai offer?</w:t>
      </w:r>
    </w:p>
    <w:p w14:paraId="34F5D9ED" w14:textId="4B96EC38" w:rsidR="004429E4" w:rsidRPr="00270A48" w:rsidRDefault="00D62F18">
      <w:pPr>
        <w:rPr>
          <w:sz w:val="24"/>
        </w:rPr>
      </w:pPr>
      <w:r w:rsidRPr="00270A48">
        <w:rPr>
          <w:sz w:val="24"/>
        </w:rPr>
        <w:t xml:space="preserve">There are variety of services that </w:t>
      </w:r>
      <w:r w:rsidRPr="00270A48">
        <w:rPr>
          <w:b/>
          <w:sz w:val="24"/>
        </w:rPr>
        <w:t xml:space="preserve">web development companies </w:t>
      </w:r>
      <w:r w:rsidRPr="00270A48">
        <w:rPr>
          <w:sz w:val="24"/>
        </w:rPr>
        <w:t>offer in Dubai such as:</w:t>
      </w:r>
    </w:p>
    <w:p w14:paraId="77F0FA2E" w14:textId="33DEBC6C" w:rsidR="00D62F18" w:rsidRPr="00270A48" w:rsidRDefault="00D62F18" w:rsidP="00D62F18">
      <w:pPr>
        <w:pStyle w:val="ListParagraph"/>
        <w:numPr>
          <w:ilvl w:val="0"/>
          <w:numId w:val="8"/>
        </w:numPr>
        <w:rPr>
          <w:sz w:val="24"/>
        </w:rPr>
      </w:pPr>
      <w:r w:rsidRPr="00270A48">
        <w:rPr>
          <w:sz w:val="24"/>
        </w:rPr>
        <w:lastRenderedPageBreak/>
        <w:t xml:space="preserve">SEO Optimization </w:t>
      </w:r>
    </w:p>
    <w:p w14:paraId="02EF4079" w14:textId="674FE50A" w:rsidR="00D62F18" w:rsidRPr="00270A48" w:rsidRDefault="00D62F18" w:rsidP="00D62F18">
      <w:pPr>
        <w:pStyle w:val="ListParagraph"/>
        <w:numPr>
          <w:ilvl w:val="0"/>
          <w:numId w:val="8"/>
        </w:numPr>
        <w:rPr>
          <w:sz w:val="24"/>
        </w:rPr>
      </w:pPr>
      <w:r w:rsidRPr="00270A48">
        <w:rPr>
          <w:sz w:val="24"/>
        </w:rPr>
        <w:t xml:space="preserve">User Experience Design </w:t>
      </w:r>
    </w:p>
    <w:p w14:paraId="7F129B2D" w14:textId="53ADB16C" w:rsidR="00D62F18" w:rsidRPr="00270A48" w:rsidRDefault="00D62F18" w:rsidP="00D62F18">
      <w:pPr>
        <w:pStyle w:val="ListParagraph"/>
        <w:numPr>
          <w:ilvl w:val="0"/>
          <w:numId w:val="8"/>
        </w:numPr>
        <w:rPr>
          <w:sz w:val="24"/>
        </w:rPr>
      </w:pPr>
      <w:r w:rsidRPr="00270A48">
        <w:rPr>
          <w:sz w:val="24"/>
        </w:rPr>
        <w:t>E-commerce Development</w:t>
      </w:r>
    </w:p>
    <w:p w14:paraId="497C6B81" w14:textId="540B0C3E" w:rsidR="00D62F18" w:rsidRPr="00270A48" w:rsidRDefault="00D62F18" w:rsidP="00D62F18">
      <w:pPr>
        <w:pStyle w:val="ListParagraph"/>
        <w:numPr>
          <w:ilvl w:val="0"/>
          <w:numId w:val="8"/>
        </w:numPr>
        <w:rPr>
          <w:sz w:val="24"/>
        </w:rPr>
      </w:pPr>
      <w:r w:rsidRPr="00270A48">
        <w:rPr>
          <w:sz w:val="24"/>
        </w:rPr>
        <w:t>Content Management Systems</w:t>
      </w:r>
    </w:p>
    <w:p w14:paraId="46E18695" w14:textId="5D52486F" w:rsidR="00D62F18" w:rsidRPr="00270A48" w:rsidRDefault="00D62F18" w:rsidP="00D62F18">
      <w:pPr>
        <w:pStyle w:val="ListParagraph"/>
        <w:numPr>
          <w:ilvl w:val="0"/>
          <w:numId w:val="8"/>
        </w:numPr>
        <w:rPr>
          <w:sz w:val="24"/>
        </w:rPr>
      </w:pPr>
      <w:r w:rsidRPr="00270A48">
        <w:rPr>
          <w:sz w:val="24"/>
        </w:rPr>
        <w:t xml:space="preserve">Digital Marketing </w:t>
      </w:r>
    </w:p>
    <w:p w14:paraId="38B1AD9B" w14:textId="17BD8F8A" w:rsidR="00D62F18" w:rsidRPr="00270A48" w:rsidRDefault="00D62F18" w:rsidP="00D62F18">
      <w:pPr>
        <w:pStyle w:val="ListParagraph"/>
        <w:numPr>
          <w:ilvl w:val="0"/>
          <w:numId w:val="8"/>
        </w:numPr>
        <w:rPr>
          <w:sz w:val="24"/>
        </w:rPr>
      </w:pPr>
      <w:r w:rsidRPr="00270A48">
        <w:rPr>
          <w:sz w:val="24"/>
        </w:rPr>
        <w:t xml:space="preserve">Branding and Rebranding </w:t>
      </w:r>
    </w:p>
    <w:p w14:paraId="2474EBCC" w14:textId="3A348407" w:rsidR="004429E4" w:rsidRPr="00270A48" w:rsidRDefault="00270A48" w:rsidP="00270A48">
      <w:pPr>
        <w:pStyle w:val="ListParagraph"/>
        <w:numPr>
          <w:ilvl w:val="0"/>
          <w:numId w:val="8"/>
        </w:numPr>
        <w:rPr>
          <w:sz w:val="24"/>
        </w:rPr>
      </w:pPr>
      <w:r w:rsidRPr="00270A48">
        <w:rPr>
          <w:sz w:val="24"/>
        </w:rPr>
        <w:t>Mobile App Development</w:t>
      </w:r>
    </w:p>
    <w:p w14:paraId="3486BA2A" w14:textId="0D385BD7" w:rsidR="004429E4" w:rsidRDefault="006B7431" w:rsidP="00D62F18">
      <w:pPr>
        <w:pStyle w:val="Heading3"/>
        <w:rPr>
          <w:b/>
        </w:rPr>
      </w:pPr>
      <w:r w:rsidRPr="00D62F18">
        <w:rPr>
          <w:b/>
        </w:rPr>
        <w:t>Is web development in demand in Dubai?</w:t>
      </w:r>
    </w:p>
    <w:p w14:paraId="72DFDCEC" w14:textId="018701DF" w:rsidR="004429E4" w:rsidRPr="00D62F18" w:rsidRDefault="00D62F18">
      <w:pPr>
        <w:rPr>
          <w:sz w:val="24"/>
        </w:rPr>
      </w:pPr>
      <w:r w:rsidRPr="00D62F18">
        <w:rPr>
          <w:sz w:val="24"/>
        </w:rPr>
        <w:t xml:space="preserve">Yes, the demand of </w:t>
      </w:r>
      <w:r w:rsidRPr="00D62F18">
        <w:rPr>
          <w:b/>
          <w:sz w:val="24"/>
        </w:rPr>
        <w:t>web development</w:t>
      </w:r>
      <w:r w:rsidRPr="00D62F18">
        <w:rPr>
          <w:sz w:val="24"/>
        </w:rPr>
        <w:t xml:space="preserve"> is very high in Dubai. Due to increasing activities related to digital transformation and technology in Dubai, demand for full stack, front-end and back-end development increased many times. Moreover, increasing number of e-commerce businesses in Dubai also leading towards surge in web development activities.  </w:t>
      </w:r>
    </w:p>
    <w:p w14:paraId="112B516F" w14:textId="629CC7A3" w:rsidR="004429E4" w:rsidRDefault="006B7431" w:rsidP="00D62F18">
      <w:pPr>
        <w:pStyle w:val="Heading3"/>
        <w:rPr>
          <w:b/>
        </w:rPr>
      </w:pPr>
      <w:r w:rsidRPr="00D62F18">
        <w:rPr>
          <w:b/>
        </w:rPr>
        <w:t>How to choose best web development company in Dubai?</w:t>
      </w:r>
    </w:p>
    <w:p w14:paraId="33A3A7EF" w14:textId="543E6080" w:rsidR="00D62F18" w:rsidRPr="00D62F18" w:rsidRDefault="00D62F18" w:rsidP="00D62F18">
      <w:pPr>
        <w:rPr>
          <w:sz w:val="24"/>
        </w:rPr>
      </w:pPr>
      <w:r w:rsidRPr="00D62F18">
        <w:rPr>
          <w:sz w:val="24"/>
        </w:rPr>
        <w:t xml:space="preserve">You can consider different factors such as client reviews, portfolio, and expertise while choosing a </w:t>
      </w:r>
      <w:r w:rsidR="00842BEE">
        <w:rPr>
          <w:b/>
          <w:sz w:val="24"/>
        </w:rPr>
        <w:t>R</w:t>
      </w:r>
      <w:r w:rsidR="00842BEE" w:rsidRPr="00842BEE">
        <w:rPr>
          <w:b/>
          <w:sz w:val="24"/>
        </w:rPr>
        <w:t xml:space="preserve">esponsive web design company </w:t>
      </w:r>
      <w:r w:rsidRPr="00D62F18">
        <w:rPr>
          <w:b/>
          <w:sz w:val="24"/>
        </w:rPr>
        <w:t>in Dubai</w:t>
      </w:r>
      <w:r w:rsidRPr="00D62F18">
        <w:rPr>
          <w:sz w:val="24"/>
        </w:rPr>
        <w:t xml:space="preserve">. Moreover, you can also take into consideration other factors such as type of support needed and budget in order to make a better choice. </w:t>
      </w:r>
    </w:p>
    <w:p w14:paraId="106029D7" w14:textId="77777777" w:rsidR="004429E4" w:rsidRDefault="004429E4"/>
    <w:p w14:paraId="5431E363" w14:textId="77777777" w:rsidR="004429E4" w:rsidRDefault="004429E4"/>
    <w:p w14:paraId="18ED3558" w14:textId="77777777" w:rsidR="004429E4" w:rsidRDefault="004429E4"/>
    <w:p w14:paraId="5F24256B" w14:textId="77777777" w:rsidR="004429E4" w:rsidRDefault="004429E4"/>
    <w:sectPr w:rsidR="004429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altName w:val="Arial"/>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2B6EFF"/>
    <w:multiLevelType w:val="multilevel"/>
    <w:tmpl w:val="EB584278"/>
    <w:lvl w:ilvl="0">
      <w:start w:val="1"/>
      <w:numFmt w:val="bullet"/>
      <w:lvlText w:val="●"/>
      <w:lvlJc w:val="left"/>
      <w:pPr>
        <w:ind w:left="720" w:hanging="360"/>
      </w:pPr>
      <w:rPr>
        <w:rFonts w:ascii="Roboto" w:eastAsia="Roboto" w:hAnsi="Roboto" w:cs="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C477A1"/>
    <w:multiLevelType w:val="multilevel"/>
    <w:tmpl w:val="7F6483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680C19"/>
    <w:multiLevelType w:val="multilevel"/>
    <w:tmpl w:val="8A242058"/>
    <w:lvl w:ilvl="0">
      <w:start w:val="1"/>
      <w:numFmt w:val="bullet"/>
      <w:lvlText w:val=""/>
      <w:lvlJc w:val="left"/>
      <w:pPr>
        <w:ind w:left="720" w:hanging="360"/>
      </w:pPr>
      <w:rPr>
        <w:rFonts w:ascii="Roboto" w:eastAsia="Roboto" w:hAnsi="Roboto" w:cs="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A750B"/>
    <w:multiLevelType w:val="multilevel"/>
    <w:tmpl w:val="09ECFE02"/>
    <w:lvl w:ilvl="0">
      <w:start w:val="1"/>
      <w:numFmt w:val="bullet"/>
      <w:lvlText w:val="●"/>
      <w:lvlJc w:val="left"/>
      <w:pPr>
        <w:ind w:left="720" w:hanging="360"/>
      </w:pPr>
      <w:rPr>
        <w:rFonts w:ascii="Roboto" w:eastAsia="Roboto" w:hAnsi="Roboto" w:cs="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CB49C9"/>
    <w:multiLevelType w:val="hybridMultilevel"/>
    <w:tmpl w:val="EDF0A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86539"/>
    <w:multiLevelType w:val="hybridMultilevel"/>
    <w:tmpl w:val="0E0894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B5188"/>
    <w:multiLevelType w:val="multilevel"/>
    <w:tmpl w:val="04B02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FBC73F1"/>
    <w:multiLevelType w:val="hybridMultilevel"/>
    <w:tmpl w:val="7598B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016135"/>
    <w:multiLevelType w:val="multilevel"/>
    <w:tmpl w:val="0812D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DA74D57"/>
    <w:multiLevelType w:val="multilevel"/>
    <w:tmpl w:val="734E0D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9"/>
  </w:num>
  <w:num w:numId="3">
    <w:abstractNumId w:val="8"/>
  </w:num>
  <w:num w:numId="4">
    <w:abstractNumId w:val="2"/>
  </w:num>
  <w:num w:numId="5">
    <w:abstractNumId w:val="0"/>
  </w:num>
  <w:num w:numId="6">
    <w:abstractNumId w:val="6"/>
  </w:num>
  <w:num w:numId="7">
    <w:abstractNumId w:val="3"/>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rfan Ali">
    <w15:presenceInfo w15:providerId="Windows Live" w15:userId="0f96c5cc26b91a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9E4"/>
    <w:rsid w:val="000211DE"/>
    <w:rsid w:val="00076DD4"/>
    <w:rsid w:val="00270A48"/>
    <w:rsid w:val="003C4EBA"/>
    <w:rsid w:val="003D5A8B"/>
    <w:rsid w:val="003F2395"/>
    <w:rsid w:val="004429E4"/>
    <w:rsid w:val="00473464"/>
    <w:rsid w:val="006B7431"/>
    <w:rsid w:val="007277B4"/>
    <w:rsid w:val="007F2FCD"/>
    <w:rsid w:val="00821D75"/>
    <w:rsid w:val="00842BEE"/>
    <w:rsid w:val="00B5192A"/>
    <w:rsid w:val="00B71069"/>
    <w:rsid w:val="00C76F60"/>
    <w:rsid w:val="00CE7307"/>
    <w:rsid w:val="00D62F18"/>
    <w:rsid w:val="00E96D64"/>
    <w:rsid w:val="00F42FEE"/>
    <w:rsid w:val="00F6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AFB5"/>
  <w15:docId w15:val="{DAFC24C9-C1A8-48E3-82C7-8B63781F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D62F18"/>
    <w:pPr>
      <w:ind w:left="720"/>
      <w:contextualSpacing/>
    </w:pPr>
  </w:style>
  <w:style w:type="table" w:styleId="TableGrid">
    <w:name w:val="Table Grid"/>
    <w:basedOn w:val="TableNormal"/>
    <w:uiPriority w:val="39"/>
    <w:rsid w:val="00F61F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B74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4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F820B-0503-4D94-9A93-C938193E1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5</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4</cp:revision>
  <dcterms:created xsi:type="dcterms:W3CDTF">2024-07-20T16:27:00Z</dcterms:created>
  <dcterms:modified xsi:type="dcterms:W3CDTF">2024-07-20T19:33:00Z</dcterms:modified>
</cp:coreProperties>
</file>